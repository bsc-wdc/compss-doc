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970C5D" w14:textId="77777777" w:rsidR="00687AB1" w:rsidRDefault="00687AB1" w:rsidP="00B33CB5">
      <w:pPr>
        <w:spacing w:after="0" w:line="360" w:lineRule="auto"/>
        <w:jc w:val="center"/>
        <w:rPr>
          <w:rFonts w:ascii="Palatino Linotype" w:hAnsi="Palatino Linotype"/>
          <w:b/>
          <w:color w:val="0070C0"/>
          <w:sz w:val="96"/>
          <w:szCs w:val="96"/>
          <w:lang w:val="en-US"/>
        </w:rPr>
      </w:pPr>
      <w:bookmarkStart w:id="0" w:name="_GoBack"/>
      <w:bookmarkEnd w:id="0"/>
      <w:r>
        <w:rPr>
          <w:noProof/>
          <w:lang w:eastAsia="es-ES"/>
        </w:rPr>
        <w:drawing>
          <wp:inline distT="0" distB="0" distL="0" distR="0" wp14:anchorId="42AEEAB5" wp14:editId="4B6F052F">
            <wp:extent cx="2857500" cy="1511300"/>
            <wp:effectExtent l="0" t="0" r="0" b="0"/>
            <wp:docPr id="2" name="Picture 2" descr="http://www.bsc.es/sites/default/files/public/computer_science/grid_computing/pm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sc.es/sites/default/files/public/computer_science/grid_computing/pmes_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511300"/>
                    </a:xfrm>
                    <a:prstGeom prst="rect">
                      <a:avLst/>
                    </a:prstGeom>
                    <a:noFill/>
                    <a:ln>
                      <a:noFill/>
                    </a:ln>
                  </pic:spPr>
                </pic:pic>
              </a:graphicData>
            </a:graphic>
          </wp:inline>
        </w:drawing>
      </w:r>
    </w:p>
    <w:p w14:paraId="41C22EB1" w14:textId="77777777" w:rsidR="00774C53" w:rsidRDefault="00687AB1" w:rsidP="00B33CB5">
      <w:pPr>
        <w:spacing w:after="0" w:line="360" w:lineRule="auto"/>
        <w:jc w:val="center"/>
        <w:rPr>
          <w:rFonts w:ascii="Palatino Linotype" w:hAnsi="Palatino Linotype"/>
          <w:b/>
          <w:color w:val="0070C0"/>
          <w:sz w:val="96"/>
          <w:szCs w:val="96"/>
          <w:lang w:val="en-US"/>
        </w:rPr>
      </w:pPr>
      <w:r w:rsidRPr="00687AB1">
        <w:rPr>
          <w:rFonts w:ascii="Palatino Linotype" w:hAnsi="Palatino Linotype"/>
          <w:b/>
          <w:color w:val="0070C0"/>
          <w:sz w:val="96"/>
          <w:szCs w:val="96"/>
          <w:lang w:val="en-US"/>
        </w:rPr>
        <w:t>PMES Dashboard</w:t>
      </w:r>
    </w:p>
    <w:p w14:paraId="51860D26" w14:textId="77777777" w:rsidR="00687AB1" w:rsidRPr="00687AB1" w:rsidRDefault="00687AB1" w:rsidP="00B33CB5">
      <w:pPr>
        <w:spacing w:after="0" w:line="360" w:lineRule="auto"/>
        <w:jc w:val="center"/>
        <w:rPr>
          <w:rFonts w:ascii="Palatino Linotype" w:hAnsi="Palatino Linotype"/>
          <w:i/>
          <w:sz w:val="40"/>
          <w:szCs w:val="40"/>
          <w:lang w:val="en-US"/>
        </w:rPr>
      </w:pPr>
      <w:r w:rsidRPr="00687AB1">
        <w:rPr>
          <w:rFonts w:ascii="Palatino Linotype" w:hAnsi="Palatino Linotype"/>
          <w:i/>
          <w:sz w:val="40"/>
          <w:szCs w:val="40"/>
          <w:lang w:val="en-US"/>
        </w:rPr>
        <w:t>Version 2.3.3</w:t>
      </w:r>
    </w:p>
    <w:p w14:paraId="1EB34445" w14:textId="77777777" w:rsidR="00687AB1" w:rsidRDefault="00687AB1" w:rsidP="00B33CB5">
      <w:pPr>
        <w:spacing w:after="0" w:line="360" w:lineRule="auto"/>
        <w:rPr>
          <w:rFonts w:ascii="Palatino Linotype" w:hAnsi="Palatino Linotype"/>
          <w:sz w:val="23"/>
          <w:szCs w:val="23"/>
          <w:lang w:val="en-US"/>
        </w:rPr>
      </w:pPr>
    </w:p>
    <w:p w14:paraId="5E4EE042" w14:textId="77777777" w:rsidR="00687AB1" w:rsidRDefault="00687AB1" w:rsidP="00B33CB5">
      <w:pPr>
        <w:spacing w:after="0" w:line="360" w:lineRule="auto"/>
        <w:rPr>
          <w:rFonts w:ascii="Palatino Linotype" w:hAnsi="Palatino Linotype"/>
          <w:sz w:val="23"/>
          <w:szCs w:val="23"/>
          <w:lang w:val="en-US"/>
        </w:rPr>
      </w:pPr>
    </w:p>
    <w:p w14:paraId="12FE31F9" w14:textId="77777777" w:rsidR="00687AB1" w:rsidRDefault="00687AB1" w:rsidP="00B33CB5">
      <w:pPr>
        <w:spacing w:after="0" w:line="360" w:lineRule="auto"/>
        <w:rPr>
          <w:rFonts w:ascii="Palatino Linotype" w:hAnsi="Palatino Linotype"/>
          <w:sz w:val="23"/>
          <w:szCs w:val="23"/>
          <w:lang w:val="en-US"/>
        </w:rPr>
      </w:pPr>
    </w:p>
    <w:p w14:paraId="3CCFE9CF" w14:textId="77777777" w:rsidR="00687AB1" w:rsidRPr="00687AB1" w:rsidRDefault="00687AB1" w:rsidP="00B33CB5">
      <w:pPr>
        <w:spacing w:after="0" w:line="360" w:lineRule="auto"/>
        <w:jc w:val="center"/>
        <w:rPr>
          <w:rFonts w:ascii="Palatino Linotype" w:hAnsi="Palatino Linotype"/>
          <w:b/>
          <w:sz w:val="48"/>
          <w:szCs w:val="48"/>
          <w:lang w:val="en-US"/>
        </w:rPr>
      </w:pPr>
      <w:r w:rsidRPr="00687AB1">
        <w:rPr>
          <w:rFonts w:ascii="Palatino Linotype" w:hAnsi="Palatino Linotype"/>
          <w:b/>
          <w:sz w:val="48"/>
          <w:szCs w:val="48"/>
          <w:lang w:val="en-US"/>
        </w:rPr>
        <w:t>User Manual</w:t>
      </w:r>
    </w:p>
    <w:p w14:paraId="0F498790" w14:textId="77777777" w:rsidR="00687AB1" w:rsidRDefault="00687AB1" w:rsidP="00B33CB5">
      <w:pPr>
        <w:spacing w:after="0" w:line="360" w:lineRule="auto"/>
        <w:jc w:val="center"/>
        <w:rPr>
          <w:rFonts w:ascii="Palatino Linotype" w:hAnsi="Palatino Linotype"/>
          <w:b/>
          <w:sz w:val="40"/>
          <w:szCs w:val="40"/>
          <w:lang w:val="en-US"/>
        </w:rPr>
      </w:pPr>
    </w:p>
    <w:p w14:paraId="12E25F3B" w14:textId="77777777" w:rsidR="00687AB1" w:rsidRDefault="00687AB1" w:rsidP="00B33CB5">
      <w:pPr>
        <w:spacing w:after="0" w:line="360" w:lineRule="auto"/>
        <w:jc w:val="center"/>
        <w:rPr>
          <w:rFonts w:ascii="Palatino Linotype" w:hAnsi="Palatino Linotype"/>
          <w:b/>
          <w:sz w:val="40"/>
          <w:szCs w:val="40"/>
          <w:lang w:val="en-US"/>
        </w:rPr>
      </w:pPr>
    </w:p>
    <w:p w14:paraId="116C0B97" w14:textId="77777777" w:rsidR="00687AB1" w:rsidRDefault="00687AB1" w:rsidP="00B33CB5">
      <w:pPr>
        <w:spacing w:after="0" w:line="360" w:lineRule="auto"/>
        <w:jc w:val="center"/>
        <w:rPr>
          <w:rFonts w:ascii="Palatino Linotype" w:hAnsi="Palatino Linotype"/>
          <w:b/>
          <w:sz w:val="40"/>
          <w:szCs w:val="40"/>
          <w:lang w:val="en-US"/>
        </w:rPr>
      </w:pPr>
    </w:p>
    <w:p w14:paraId="79055953" w14:textId="77777777" w:rsidR="00687AB1" w:rsidRDefault="00687AB1" w:rsidP="00B33CB5">
      <w:pPr>
        <w:spacing w:after="0" w:line="360" w:lineRule="auto"/>
        <w:jc w:val="center"/>
        <w:rPr>
          <w:rFonts w:ascii="Palatino Linotype" w:hAnsi="Palatino Linotype"/>
          <w:b/>
          <w:sz w:val="40"/>
          <w:szCs w:val="40"/>
          <w:lang w:val="en-US"/>
        </w:rPr>
      </w:pPr>
    </w:p>
    <w:p w14:paraId="5D40AB34" w14:textId="77777777" w:rsidR="00687AB1" w:rsidRPr="00687AB1" w:rsidRDefault="00687AB1" w:rsidP="00B33CB5">
      <w:pPr>
        <w:spacing w:after="0" w:line="360" w:lineRule="auto"/>
        <w:jc w:val="center"/>
        <w:rPr>
          <w:rFonts w:ascii="Palatino Linotype" w:hAnsi="Palatino Linotype"/>
          <w:sz w:val="23"/>
          <w:szCs w:val="23"/>
          <w:lang w:val="en-US"/>
        </w:rPr>
      </w:pPr>
      <w:r w:rsidRPr="00687AB1">
        <w:rPr>
          <w:rFonts w:ascii="Palatino Linotype" w:hAnsi="Palatino Linotype"/>
          <w:noProof/>
          <w:sz w:val="23"/>
          <w:szCs w:val="23"/>
          <w:lang w:eastAsia="es-ES"/>
        </w:rPr>
        <w:drawing>
          <wp:inline distT="0" distB="0" distL="0" distR="0" wp14:anchorId="7D26B755" wp14:editId="51544139">
            <wp:extent cx="4368800" cy="11938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8800" cy="1193800"/>
                    </a:xfrm>
                    <a:prstGeom prst="rect">
                      <a:avLst/>
                    </a:prstGeom>
                    <a:noFill/>
                    <a:ln>
                      <a:noFill/>
                    </a:ln>
                  </pic:spPr>
                </pic:pic>
              </a:graphicData>
            </a:graphic>
          </wp:inline>
        </w:drawing>
      </w:r>
    </w:p>
    <w:p w14:paraId="14F4D305" w14:textId="77777777" w:rsidR="00687AB1" w:rsidRPr="00687AB1" w:rsidRDefault="00687AB1" w:rsidP="00B33CB5">
      <w:pPr>
        <w:spacing w:after="0" w:line="360" w:lineRule="auto"/>
        <w:rPr>
          <w:rFonts w:ascii="Palatino Linotype" w:hAnsi="Palatino Linotype"/>
          <w:sz w:val="23"/>
          <w:szCs w:val="23"/>
          <w:lang w:val="en-US"/>
        </w:rPr>
      </w:pPr>
      <w:r w:rsidRPr="00687AB1">
        <w:rPr>
          <w:rFonts w:ascii="Palatino Linotype" w:hAnsi="Palatino Linotype"/>
          <w:sz w:val="23"/>
          <w:szCs w:val="23"/>
          <w:lang w:val="en-US"/>
        </w:rPr>
        <w:br w:type="page"/>
      </w:r>
    </w:p>
    <w:p w14:paraId="0F50143A" w14:textId="77777777" w:rsidR="00687AB1" w:rsidRDefault="00687AB1" w:rsidP="00B33CB5">
      <w:pPr>
        <w:tabs>
          <w:tab w:val="left" w:pos="1360"/>
        </w:tabs>
        <w:spacing w:after="0" w:line="360" w:lineRule="auto"/>
        <w:rPr>
          <w:rFonts w:ascii="Palatino Linotype" w:hAnsi="Palatino Linotype"/>
          <w:b/>
          <w:color w:val="0070C0"/>
          <w:sz w:val="28"/>
          <w:szCs w:val="28"/>
          <w:lang w:val="en-US"/>
        </w:rPr>
      </w:pPr>
      <w:r w:rsidRPr="00687AB1">
        <w:rPr>
          <w:rFonts w:ascii="Palatino Linotype" w:hAnsi="Palatino Linotype"/>
          <w:b/>
          <w:color w:val="0070C0"/>
          <w:sz w:val="28"/>
          <w:szCs w:val="28"/>
          <w:lang w:val="en-US"/>
        </w:rPr>
        <w:lastRenderedPageBreak/>
        <w:t>Review Table</w:t>
      </w:r>
    </w:p>
    <w:p w14:paraId="0E24AB66" w14:textId="77777777" w:rsidR="004E4C5C" w:rsidRPr="00687AB1" w:rsidRDefault="004E4C5C" w:rsidP="00B33CB5">
      <w:pPr>
        <w:tabs>
          <w:tab w:val="left" w:pos="1360"/>
        </w:tabs>
        <w:spacing w:after="0" w:line="360" w:lineRule="auto"/>
        <w:rPr>
          <w:rFonts w:ascii="Palatino Linotype" w:hAnsi="Palatino Linotype"/>
          <w:b/>
          <w:color w:val="0070C0"/>
          <w:sz w:val="28"/>
          <w:szCs w:val="28"/>
          <w:lang w:val="en-US"/>
        </w:rPr>
      </w:pPr>
    </w:p>
    <w:tbl>
      <w:tblPr>
        <w:tblStyle w:val="LightList-Accent1"/>
        <w:tblW w:w="9157" w:type="dxa"/>
        <w:tblLook w:val="04A0" w:firstRow="1" w:lastRow="0" w:firstColumn="1" w:lastColumn="0" w:noHBand="0" w:noVBand="1"/>
      </w:tblPr>
      <w:tblGrid>
        <w:gridCol w:w="1344"/>
        <w:gridCol w:w="2959"/>
        <w:gridCol w:w="4854"/>
      </w:tblGrid>
      <w:tr w:rsidR="00687AB1" w14:paraId="5F723504" w14:textId="77777777" w:rsidTr="004E4C5C">
        <w:trPr>
          <w:cnfStyle w:val="100000000000" w:firstRow="1" w:lastRow="0" w:firstColumn="0" w:lastColumn="0" w:oddVBand="0" w:evenVBand="0" w:oddHBand="0"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2FD00F9E" w14:textId="77777777" w:rsidR="00687AB1" w:rsidRDefault="00687AB1" w:rsidP="004E4C5C">
            <w:pPr>
              <w:spacing w:line="360" w:lineRule="auto"/>
              <w:jc w:val="center"/>
              <w:rPr>
                <w:rFonts w:ascii="Palatino Linotype" w:hAnsi="Palatino Linotype"/>
                <w:sz w:val="23"/>
                <w:szCs w:val="23"/>
                <w:lang w:val="en-US"/>
              </w:rPr>
            </w:pPr>
            <w:r>
              <w:rPr>
                <w:rFonts w:ascii="Palatino Linotype" w:hAnsi="Palatino Linotype"/>
                <w:sz w:val="23"/>
                <w:szCs w:val="23"/>
                <w:lang w:val="en-US"/>
              </w:rPr>
              <w:t>Date</w:t>
            </w:r>
          </w:p>
        </w:tc>
        <w:tc>
          <w:tcPr>
            <w:tcW w:w="2959" w:type="dxa"/>
            <w:vAlign w:val="center"/>
          </w:tcPr>
          <w:p w14:paraId="5BF3F6A4" w14:textId="77777777" w:rsidR="00687AB1" w:rsidRDefault="00687AB1" w:rsidP="004E4C5C">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Author</w:t>
            </w:r>
          </w:p>
        </w:tc>
        <w:tc>
          <w:tcPr>
            <w:tcW w:w="4854" w:type="dxa"/>
            <w:vAlign w:val="center"/>
          </w:tcPr>
          <w:p w14:paraId="3949CE0A" w14:textId="77777777" w:rsidR="00687AB1" w:rsidRDefault="00687AB1" w:rsidP="004E4C5C">
            <w:pPr>
              <w:spacing w:line="360" w:lineRule="auto"/>
              <w:jc w:val="center"/>
              <w:cnfStyle w:val="100000000000" w:firstRow="1" w:lastRow="0" w:firstColumn="0" w:lastColumn="0" w:oddVBand="0" w:evenVBand="0" w:oddHBand="0"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Changelog</w:t>
            </w:r>
          </w:p>
        </w:tc>
      </w:tr>
      <w:tr w:rsidR="00687AB1" w:rsidRPr="00170E8F" w14:paraId="6BC500C9" w14:textId="77777777" w:rsidTr="004E4C5C">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B68BD0F" w14:textId="77777777" w:rsidR="00687AB1" w:rsidRDefault="00687AB1" w:rsidP="004E4C5C">
            <w:pPr>
              <w:spacing w:line="360" w:lineRule="auto"/>
              <w:rPr>
                <w:rFonts w:ascii="Palatino Linotype" w:hAnsi="Palatino Linotype"/>
                <w:sz w:val="23"/>
                <w:szCs w:val="23"/>
                <w:lang w:val="en-US"/>
              </w:rPr>
            </w:pPr>
            <w:r>
              <w:rPr>
                <w:rFonts w:ascii="Palatino Linotype" w:hAnsi="Palatino Linotype"/>
                <w:sz w:val="23"/>
                <w:szCs w:val="23"/>
                <w:lang w:val="en-US"/>
              </w:rPr>
              <w:t>29/04/2015</w:t>
            </w:r>
          </w:p>
        </w:tc>
        <w:tc>
          <w:tcPr>
            <w:tcW w:w="2959" w:type="dxa"/>
            <w:vAlign w:val="center"/>
          </w:tcPr>
          <w:p w14:paraId="3C29C3CA" w14:textId="77777777" w:rsidR="00687AB1" w:rsidRDefault="00687AB1" w:rsidP="004E4C5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proofErr w:type="spellStart"/>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p>
        </w:tc>
        <w:tc>
          <w:tcPr>
            <w:tcW w:w="4854" w:type="dxa"/>
            <w:vAlign w:val="center"/>
          </w:tcPr>
          <w:p w14:paraId="2948DFF8" w14:textId="77777777" w:rsidR="00687AB1" w:rsidRDefault="00687AB1" w:rsidP="004E4C5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Layout and sections. General format</w:t>
            </w:r>
          </w:p>
        </w:tc>
      </w:tr>
      <w:tr w:rsidR="00687AB1" w:rsidRPr="00195701" w14:paraId="7FD70481" w14:textId="77777777" w:rsidTr="004E4C5C">
        <w:trPr>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7FBC1B19" w14:textId="77777777" w:rsidR="00687AB1" w:rsidRDefault="005B3F93" w:rsidP="005B3F93">
            <w:pPr>
              <w:spacing w:line="360" w:lineRule="auto"/>
              <w:rPr>
                <w:rFonts w:ascii="Palatino Linotype" w:hAnsi="Palatino Linotype"/>
                <w:sz w:val="23"/>
                <w:szCs w:val="23"/>
                <w:lang w:val="en-US"/>
              </w:rPr>
            </w:pPr>
            <w:r>
              <w:rPr>
                <w:rFonts w:ascii="Palatino Linotype" w:hAnsi="Palatino Linotype"/>
                <w:sz w:val="23"/>
                <w:szCs w:val="23"/>
                <w:lang w:val="en-US"/>
              </w:rPr>
              <w:t>30/04/2015</w:t>
            </w:r>
          </w:p>
        </w:tc>
        <w:tc>
          <w:tcPr>
            <w:tcW w:w="2959" w:type="dxa"/>
            <w:vAlign w:val="center"/>
          </w:tcPr>
          <w:p w14:paraId="6E68867D" w14:textId="77777777" w:rsidR="00687AB1" w:rsidRDefault="005B3F93" w:rsidP="004E4C5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proofErr w:type="spellStart"/>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p>
        </w:tc>
        <w:tc>
          <w:tcPr>
            <w:tcW w:w="4854" w:type="dxa"/>
            <w:vAlign w:val="center"/>
          </w:tcPr>
          <w:p w14:paraId="3AFC65B8" w14:textId="77777777" w:rsidR="00687AB1" w:rsidRDefault="005B3F93" w:rsidP="004E4C5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Sections 1 and 2</w:t>
            </w:r>
          </w:p>
        </w:tc>
      </w:tr>
      <w:tr w:rsidR="005B3F93" w:rsidRPr="00195701" w14:paraId="2AB9FB3D" w14:textId="77777777" w:rsidTr="004E4C5C">
        <w:trPr>
          <w:cnfStyle w:val="000000100000" w:firstRow="0" w:lastRow="0" w:firstColumn="0" w:lastColumn="0" w:oddVBand="0" w:evenVBand="0" w:oddHBand="1" w:evenHBand="0" w:firstRowFirstColumn="0" w:firstRowLastColumn="0" w:lastRowFirstColumn="0" w:lastRowLastColumn="0"/>
          <w:trHeight w:val="490"/>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76D4BFB2" w14:textId="77777777" w:rsidR="005B3F93" w:rsidRDefault="005B3F93" w:rsidP="00232BEB">
            <w:pPr>
              <w:spacing w:line="360" w:lineRule="auto"/>
              <w:rPr>
                <w:rFonts w:ascii="Palatino Linotype" w:hAnsi="Palatino Linotype"/>
                <w:sz w:val="23"/>
                <w:szCs w:val="23"/>
                <w:lang w:val="en-US"/>
              </w:rPr>
            </w:pPr>
            <w:r>
              <w:rPr>
                <w:rFonts w:ascii="Palatino Linotype" w:hAnsi="Palatino Linotype"/>
                <w:sz w:val="23"/>
                <w:szCs w:val="23"/>
                <w:lang w:val="en-US"/>
              </w:rPr>
              <w:t>04/05/2015</w:t>
            </w:r>
          </w:p>
        </w:tc>
        <w:tc>
          <w:tcPr>
            <w:tcW w:w="2959" w:type="dxa"/>
            <w:vAlign w:val="center"/>
          </w:tcPr>
          <w:p w14:paraId="5ACB1329" w14:textId="77777777" w:rsidR="005B3F93" w:rsidRDefault="005B3F93" w:rsidP="00232BEB">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proofErr w:type="spellStart"/>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p>
        </w:tc>
        <w:tc>
          <w:tcPr>
            <w:tcW w:w="4854" w:type="dxa"/>
            <w:vAlign w:val="center"/>
          </w:tcPr>
          <w:p w14:paraId="3BAB03B5" w14:textId="77777777" w:rsidR="005B3F93" w:rsidRDefault="005B3F93" w:rsidP="00232BEB">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Screenshots and section 3</w:t>
            </w:r>
            <w:r w:rsidR="00952405">
              <w:rPr>
                <w:rFonts w:ascii="Palatino Linotype" w:hAnsi="Palatino Linotype"/>
                <w:sz w:val="23"/>
                <w:szCs w:val="23"/>
                <w:lang w:val="en-US"/>
              </w:rPr>
              <w:t xml:space="preserve"> </w:t>
            </w:r>
            <w:r w:rsidR="00952405" w:rsidRPr="00952405">
              <w:rPr>
                <w:rFonts w:ascii="Palatino Linotype" w:hAnsi="Palatino Linotype"/>
                <w:b/>
                <w:sz w:val="23"/>
                <w:szCs w:val="23"/>
                <w:lang w:val="en-US"/>
              </w:rPr>
              <w:t>(no 3.4</w:t>
            </w:r>
            <w:r w:rsidR="00D35EA9">
              <w:rPr>
                <w:rFonts w:ascii="Palatino Linotype" w:hAnsi="Palatino Linotype"/>
                <w:b/>
                <w:sz w:val="23"/>
                <w:szCs w:val="23"/>
                <w:lang w:val="en-US"/>
              </w:rPr>
              <w:t>, 3.5.1</w:t>
            </w:r>
            <w:r w:rsidR="00952405" w:rsidRPr="00952405">
              <w:rPr>
                <w:rFonts w:ascii="Palatino Linotype" w:hAnsi="Palatino Linotype"/>
                <w:b/>
                <w:sz w:val="23"/>
                <w:szCs w:val="23"/>
                <w:lang w:val="en-US"/>
              </w:rPr>
              <w:t>)</w:t>
            </w:r>
          </w:p>
        </w:tc>
      </w:tr>
      <w:tr w:rsidR="00C63C90" w:rsidRPr="00195701" w14:paraId="1CD93EA1" w14:textId="77777777" w:rsidTr="004E4C5C">
        <w:trPr>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BE82DC0" w14:textId="77777777" w:rsidR="00C63C90" w:rsidRDefault="00C63C90" w:rsidP="00FE4AAC">
            <w:pPr>
              <w:spacing w:line="360" w:lineRule="auto"/>
              <w:rPr>
                <w:rFonts w:ascii="Palatino Linotype" w:hAnsi="Palatino Linotype"/>
                <w:sz w:val="23"/>
                <w:szCs w:val="23"/>
                <w:lang w:val="en-US"/>
              </w:rPr>
            </w:pPr>
            <w:r>
              <w:rPr>
                <w:rFonts w:ascii="Palatino Linotype" w:hAnsi="Palatino Linotype"/>
                <w:sz w:val="23"/>
                <w:szCs w:val="23"/>
                <w:lang w:val="en-US"/>
              </w:rPr>
              <w:t>05/05/2015</w:t>
            </w:r>
          </w:p>
        </w:tc>
        <w:tc>
          <w:tcPr>
            <w:tcW w:w="2959" w:type="dxa"/>
            <w:vAlign w:val="center"/>
          </w:tcPr>
          <w:p w14:paraId="552FE961" w14:textId="77777777" w:rsidR="00C63C90" w:rsidRDefault="00C63C90"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proofErr w:type="spellStart"/>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p>
        </w:tc>
        <w:tc>
          <w:tcPr>
            <w:tcW w:w="4854" w:type="dxa"/>
            <w:vAlign w:val="center"/>
          </w:tcPr>
          <w:p w14:paraId="2A1904C8" w14:textId="77777777" w:rsidR="00C63C90" w:rsidRDefault="00C63C90" w:rsidP="00C63C90">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 xml:space="preserve">Section 3.4 </w:t>
            </w:r>
          </w:p>
        </w:tc>
      </w:tr>
      <w:tr w:rsidR="00CA5619" w:rsidRPr="00195701" w14:paraId="587B9FA3" w14:textId="77777777" w:rsidTr="004E4C5C">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55447563" w14:textId="77777777" w:rsidR="00CA5619" w:rsidRDefault="00CA5619" w:rsidP="00CA5619">
            <w:pPr>
              <w:spacing w:line="360" w:lineRule="auto"/>
              <w:rPr>
                <w:rFonts w:ascii="Palatino Linotype" w:hAnsi="Palatino Linotype"/>
                <w:sz w:val="23"/>
                <w:szCs w:val="23"/>
                <w:lang w:val="en-US"/>
              </w:rPr>
            </w:pPr>
            <w:r>
              <w:rPr>
                <w:rFonts w:ascii="Palatino Linotype" w:hAnsi="Palatino Linotype"/>
                <w:sz w:val="23"/>
                <w:szCs w:val="23"/>
                <w:lang w:val="en-US"/>
              </w:rPr>
              <w:t>06/05/2015</w:t>
            </w:r>
          </w:p>
        </w:tc>
        <w:tc>
          <w:tcPr>
            <w:tcW w:w="2959" w:type="dxa"/>
            <w:vAlign w:val="center"/>
          </w:tcPr>
          <w:p w14:paraId="3E583B12" w14:textId="77777777" w:rsidR="00CA5619" w:rsidRDefault="00CA5619" w:rsidP="00FE4AA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proofErr w:type="spellStart"/>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p>
        </w:tc>
        <w:tc>
          <w:tcPr>
            <w:tcW w:w="4854" w:type="dxa"/>
            <w:vAlign w:val="center"/>
          </w:tcPr>
          <w:p w14:paraId="59DEEECA" w14:textId="77777777" w:rsidR="00CA5619" w:rsidRDefault="00CA5619" w:rsidP="00FE4AA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Section 3.5.1</w:t>
            </w:r>
          </w:p>
        </w:tc>
      </w:tr>
      <w:tr w:rsidR="00CA5619" w:rsidRPr="00195701" w14:paraId="4B380186" w14:textId="77777777" w:rsidTr="004E4C5C">
        <w:trPr>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19A80B68" w14:textId="77777777" w:rsidR="00CA5619" w:rsidRDefault="00FE4AAC" w:rsidP="00CA5619">
            <w:pPr>
              <w:spacing w:line="360" w:lineRule="auto"/>
              <w:rPr>
                <w:rFonts w:ascii="Palatino Linotype" w:hAnsi="Palatino Linotype"/>
                <w:sz w:val="23"/>
                <w:szCs w:val="23"/>
                <w:lang w:val="en-US"/>
              </w:rPr>
            </w:pPr>
            <w:ins w:id="1" w:author="Rosa M Badia" w:date="2015-05-14T08:42:00Z">
              <w:r>
                <w:rPr>
                  <w:rFonts w:ascii="Palatino Linotype" w:hAnsi="Palatino Linotype"/>
                  <w:sz w:val="23"/>
                  <w:szCs w:val="23"/>
                  <w:lang w:val="en-US"/>
                </w:rPr>
                <w:t>14/05/2015</w:t>
              </w:r>
            </w:ins>
          </w:p>
        </w:tc>
        <w:tc>
          <w:tcPr>
            <w:tcW w:w="2959" w:type="dxa"/>
            <w:vAlign w:val="center"/>
          </w:tcPr>
          <w:p w14:paraId="5ECA4A6E" w14:textId="77777777" w:rsidR="00CA5619" w:rsidRDefault="00FE4AAC"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ins w:id="2" w:author="Rosa M Badia" w:date="2015-05-14T08:42:00Z">
              <w:r>
                <w:rPr>
                  <w:rFonts w:ascii="Palatino Linotype" w:hAnsi="Palatino Linotype"/>
                  <w:sz w:val="23"/>
                  <w:szCs w:val="23"/>
                  <w:lang w:val="en-US"/>
                </w:rPr>
                <w:t xml:space="preserve">Rosa M </w:t>
              </w:r>
              <w:proofErr w:type="spellStart"/>
              <w:r>
                <w:rPr>
                  <w:rFonts w:ascii="Palatino Linotype" w:hAnsi="Palatino Linotype"/>
                  <w:sz w:val="23"/>
                  <w:szCs w:val="23"/>
                  <w:lang w:val="en-US"/>
                </w:rPr>
                <w:t>Badia</w:t>
              </w:r>
            </w:ins>
            <w:proofErr w:type="spellEnd"/>
          </w:p>
        </w:tc>
        <w:tc>
          <w:tcPr>
            <w:tcW w:w="4854" w:type="dxa"/>
            <w:vAlign w:val="center"/>
          </w:tcPr>
          <w:p w14:paraId="119639E7" w14:textId="77777777" w:rsidR="00CA5619" w:rsidRDefault="00FE4AAC"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ins w:id="3" w:author="Rosa M Badia" w:date="2015-05-14T08:42:00Z">
              <w:r>
                <w:rPr>
                  <w:rFonts w:ascii="Palatino Linotype" w:hAnsi="Palatino Linotype"/>
                  <w:sz w:val="23"/>
                  <w:szCs w:val="23"/>
                  <w:lang w:val="en-US"/>
                </w:rPr>
                <w:t>Review of document</w:t>
              </w:r>
            </w:ins>
          </w:p>
        </w:tc>
      </w:tr>
      <w:tr w:rsidR="00CA5619" w:rsidRPr="00195701" w14:paraId="5BED7B2C" w14:textId="77777777" w:rsidTr="004E4C5C">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3E9F4AC5" w14:textId="3FAA5ECF" w:rsidR="00CA5619" w:rsidRDefault="00205486" w:rsidP="00CA5619">
            <w:pPr>
              <w:spacing w:line="360" w:lineRule="auto"/>
              <w:rPr>
                <w:rFonts w:ascii="Palatino Linotype" w:hAnsi="Palatino Linotype"/>
                <w:sz w:val="23"/>
                <w:szCs w:val="23"/>
                <w:lang w:val="en-US"/>
              </w:rPr>
            </w:pPr>
            <w:ins w:id="4" w:author="Cristian" w:date="2015-05-15T16:54:00Z">
              <w:r>
                <w:rPr>
                  <w:rFonts w:ascii="Palatino Linotype" w:hAnsi="Palatino Linotype"/>
                  <w:sz w:val="23"/>
                  <w:szCs w:val="23"/>
                  <w:lang w:val="en-US"/>
                </w:rPr>
                <w:t>15/05/2015</w:t>
              </w:r>
            </w:ins>
          </w:p>
        </w:tc>
        <w:tc>
          <w:tcPr>
            <w:tcW w:w="2959" w:type="dxa"/>
            <w:vAlign w:val="center"/>
          </w:tcPr>
          <w:p w14:paraId="00044049" w14:textId="663BBF8A" w:rsidR="00CA5619" w:rsidRDefault="00205486" w:rsidP="00FE4AA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proofErr w:type="spellStart"/>
            <w:ins w:id="5" w:author="Cristian" w:date="2015-05-15T16:54:00Z">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ins>
          </w:p>
        </w:tc>
        <w:tc>
          <w:tcPr>
            <w:tcW w:w="4854" w:type="dxa"/>
            <w:vAlign w:val="center"/>
          </w:tcPr>
          <w:p w14:paraId="3E22E665" w14:textId="1D30086C" w:rsidR="00CA5619" w:rsidRDefault="00205486" w:rsidP="00FE4AA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ins w:id="6" w:author="Cristian" w:date="2015-05-15T16:54:00Z">
              <w:r>
                <w:rPr>
                  <w:rFonts w:ascii="Palatino Linotype" w:hAnsi="Palatino Linotype"/>
                  <w:sz w:val="23"/>
                  <w:szCs w:val="23"/>
                  <w:lang w:val="en-US"/>
                </w:rPr>
                <w:t>Review of document</w:t>
              </w:r>
            </w:ins>
          </w:p>
        </w:tc>
      </w:tr>
      <w:tr w:rsidR="00CA5619" w:rsidRPr="00195701" w14:paraId="28589E99" w14:textId="77777777" w:rsidTr="004E4C5C">
        <w:trPr>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409B1D74" w14:textId="659ACFAA" w:rsidR="00CA5619" w:rsidRDefault="005B3138" w:rsidP="00CA5619">
            <w:pPr>
              <w:spacing w:line="360" w:lineRule="auto"/>
              <w:rPr>
                <w:rFonts w:ascii="Palatino Linotype" w:hAnsi="Palatino Linotype"/>
                <w:sz w:val="23"/>
                <w:szCs w:val="23"/>
                <w:lang w:val="en-US"/>
              </w:rPr>
            </w:pPr>
            <w:r>
              <w:rPr>
                <w:rFonts w:ascii="Palatino Linotype" w:hAnsi="Palatino Linotype"/>
                <w:sz w:val="23"/>
                <w:szCs w:val="23"/>
                <w:lang w:val="en-US"/>
              </w:rPr>
              <w:t>17/05/2015</w:t>
            </w:r>
          </w:p>
        </w:tc>
        <w:tc>
          <w:tcPr>
            <w:tcW w:w="2959" w:type="dxa"/>
            <w:vAlign w:val="center"/>
          </w:tcPr>
          <w:p w14:paraId="19C5B626" w14:textId="7F1D94C1" w:rsidR="00CA5619" w:rsidRDefault="005B3138"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 xml:space="preserve">Rosa M </w:t>
            </w:r>
            <w:proofErr w:type="spellStart"/>
            <w:r>
              <w:rPr>
                <w:rFonts w:ascii="Palatino Linotype" w:hAnsi="Palatino Linotype"/>
                <w:sz w:val="23"/>
                <w:szCs w:val="23"/>
                <w:lang w:val="en-US"/>
              </w:rPr>
              <w:t>Badia</w:t>
            </w:r>
            <w:proofErr w:type="spellEnd"/>
          </w:p>
        </w:tc>
        <w:tc>
          <w:tcPr>
            <w:tcW w:w="4854" w:type="dxa"/>
            <w:vAlign w:val="center"/>
          </w:tcPr>
          <w:p w14:paraId="50E97C76" w14:textId="2CE0B4D0" w:rsidR="00CA5619" w:rsidRDefault="005B3138"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Second review</w:t>
            </w:r>
          </w:p>
        </w:tc>
      </w:tr>
      <w:tr w:rsidR="00CA5619" w:rsidRPr="005B3138" w14:paraId="088C760D" w14:textId="77777777" w:rsidTr="004E4C5C">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6AC9245A" w14:textId="43855D6A" w:rsidR="00CA5619" w:rsidRDefault="005B3138" w:rsidP="00CA5619">
            <w:pPr>
              <w:spacing w:line="360" w:lineRule="auto"/>
              <w:rPr>
                <w:rFonts w:ascii="Palatino Linotype" w:hAnsi="Palatino Linotype"/>
                <w:sz w:val="23"/>
                <w:szCs w:val="23"/>
                <w:lang w:val="en-US"/>
              </w:rPr>
            </w:pPr>
            <w:r>
              <w:rPr>
                <w:rFonts w:ascii="Palatino Linotype" w:hAnsi="Palatino Linotype"/>
                <w:sz w:val="23"/>
                <w:szCs w:val="23"/>
                <w:lang w:val="en-US"/>
              </w:rPr>
              <w:t>29/07/2015</w:t>
            </w:r>
          </w:p>
        </w:tc>
        <w:tc>
          <w:tcPr>
            <w:tcW w:w="2959" w:type="dxa"/>
            <w:vAlign w:val="center"/>
          </w:tcPr>
          <w:p w14:paraId="4184898E" w14:textId="337F5746" w:rsidR="00CA5619" w:rsidRDefault="005B3138" w:rsidP="00FE4AA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proofErr w:type="spellStart"/>
            <w:r>
              <w:rPr>
                <w:rFonts w:ascii="Palatino Linotype" w:hAnsi="Palatino Linotype"/>
                <w:sz w:val="23"/>
                <w:szCs w:val="23"/>
                <w:lang w:val="en-US"/>
              </w:rPr>
              <w:t>Cristián</w:t>
            </w:r>
            <w:proofErr w:type="spellEnd"/>
            <w:r>
              <w:rPr>
                <w:rFonts w:ascii="Palatino Linotype" w:hAnsi="Palatino Linotype"/>
                <w:sz w:val="23"/>
                <w:szCs w:val="23"/>
                <w:lang w:val="en-US"/>
              </w:rPr>
              <w:t xml:space="preserve"> Ramón-Cortés</w:t>
            </w:r>
          </w:p>
        </w:tc>
        <w:tc>
          <w:tcPr>
            <w:tcW w:w="4854" w:type="dxa"/>
            <w:vAlign w:val="center"/>
          </w:tcPr>
          <w:p w14:paraId="149DE5FA" w14:textId="72FD408F" w:rsidR="00CA5619" w:rsidRDefault="005B3138" w:rsidP="00FE4AAC">
            <w:pPr>
              <w:spacing w:line="360" w:lineRule="auto"/>
              <w:cnfStyle w:val="000000100000" w:firstRow="0" w:lastRow="0" w:firstColumn="0" w:lastColumn="0" w:oddVBand="0" w:evenVBand="0" w:oddHBand="1" w:evenHBand="0" w:firstRowFirstColumn="0" w:firstRowLastColumn="0" w:lastRowFirstColumn="0" w:lastRowLastColumn="0"/>
              <w:rPr>
                <w:rFonts w:ascii="Palatino Linotype" w:hAnsi="Palatino Linotype"/>
                <w:sz w:val="23"/>
                <w:szCs w:val="23"/>
                <w:lang w:val="en-US"/>
              </w:rPr>
            </w:pPr>
            <w:r>
              <w:rPr>
                <w:rFonts w:ascii="Palatino Linotype" w:hAnsi="Palatino Linotype"/>
                <w:sz w:val="23"/>
                <w:szCs w:val="23"/>
                <w:lang w:val="en-US"/>
              </w:rPr>
              <w:t>Correct section 1. Add section 4.</w:t>
            </w:r>
          </w:p>
        </w:tc>
      </w:tr>
      <w:tr w:rsidR="005B3138" w:rsidRPr="005B3138" w14:paraId="5EBD5F87" w14:textId="77777777" w:rsidTr="004E4C5C">
        <w:trPr>
          <w:trHeight w:val="469"/>
        </w:trPr>
        <w:tc>
          <w:tcPr>
            <w:cnfStyle w:val="001000000000" w:firstRow="0" w:lastRow="0" w:firstColumn="1" w:lastColumn="0" w:oddVBand="0" w:evenVBand="0" w:oddHBand="0" w:evenHBand="0" w:firstRowFirstColumn="0" w:firstRowLastColumn="0" w:lastRowFirstColumn="0" w:lastRowLastColumn="0"/>
            <w:tcW w:w="1344" w:type="dxa"/>
            <w:vAlign w:val="center"/>
          </w:tcPr>
          <w:p w14:paraId="5184119E" w14:textId="77777777" w:rsidR="005B3138" w:rsidRDefault="005B3138" w:rsidP="00CA5619">
            <w:pPr>
              <w:spacing w:line="360" w:lineRule="auto"/>
              <w:rPr>
                <w:rFonts w:ascii="Palatino Linotype" w:hAnsi="Palatino Linotype"/>
                <w:sz w:val="23"/>
                <w:szCs w:val="23"/>
                <w:lang w:val="en-US"/>
              </w:rPr>
            </w:pPr>
          </w:p>
        </w:tc>
        <w:tc>
          <w:tcPr>
            <w:tcW w:w="2959" w:type="dxa"/>
            <w:vAlign w:val="center"/>
          </w:tcPr>
          <w:p w14:paraId="52A4C638" w14:textId="77777777" w:rsidR="005B3138" w:rsidRDefault="005B3138"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p>
        </w:tc>
        <w:tc>
          <w:tcPr>
            <w:tcW w:w="4854" w:type="dxa"/>
            <w:vAlign w:val="center"/>
          </w:tcPr>
          <w:p w14:paraId="16553ACC" w14:textId="77777777" w:rsidR="005B3138" w:rsidRDefault="005B3138" w:rsidP="00FE4AAC">
            <w:pPr>
              <w:spacing w:line="360" w:lineRule="auto"/>
              <w:cnfStyle w:val="000000000000" w:firstRow="0" w:lastRow="0" w:firstColumn="0" w:lastColumn="0" w:oddVBand="0" w:evenVBand="0" w:oddHBand="0" w:evenHBand="0" w:firstRowFirstColumn="0" w:firstRowLastColumn="0" w:lastRowFirstColumn="0" w:lastRowLastColumn="0"/>
              <w:rPr>
                <w:rFonts w:ascii="Palatino Linotype" w:hAnsi="Palatino Linotype"/>
                <w:sz w:val="23"/>
                <w:szCs w:val="23"/>
                <w:lang w:val="en-US"/>
              </w:rPr>
            </w:pPr>
          </w:p>
        </w:tc>
      </w:tr>
    </w:tbl>
    <w:p w14:paraId="0F99761D" w14:textId="77777777" w:rsidR="00687AB1" w:rsidRPr="00687AB1" w:rsidRDefault="00687AB1" w:rsidP="00B33CB5">
      <w:pPr>
        <w:spacing w:after="0" w:line="360" w:lineRule="auto"/>
        <w:rPr>
          <w:rFonts w:ascii="Palatino Linotype" w:hAnsi="Palatino Linotype"/>
          <w:sz w:val="23"/>
          <w:szCs w:val="23"/>
          <w:lang w:val="en-US"/>
        </w:rPr>
      </w:pPr>
      <w:r w:rsidRPr="00687AB1">
        <w:rPr>
          <w:rFonts w:ascii="Palatino Linotype" w:hAnsi="Palatino Linotype"/>
          <w:sz w:val="23"/>
          <w:szCs w:val="23"/>
          <w:lang w:val="en-US"/>
        </w:rPr>
        <w:br w:type="page"/>
      </w:r>
    </w:p>
    <w:sdt>
      <w:sdtPr>
        <w:rPr>
          <w:rFonts w:asciiTheme="minorHAnsi" w:eastAsiaTheme="minorHAnsi" w:hAnsiTheme="minorHAnsi" w:cstheme="minorBidi"/>
          <w:b w:val="0"/>
          <w:bCs w:val="0"/>
          <w:color w:val="auto"/>
          <w:sz w:val="22"/>
          <w:szCs w:val="22"/>
          <w:lang w:val="es-ES" w:eastAsia="en-US"/>
        </w:rPr>
        <w:id w:val="1452668854"/>
        <w:docPartObj>
          <w:docPartGallery w:val="Table of Contents"/>
          <w:docPartUnique/>
        </w:docPartObj>
      </w:sdtPr>
      <w:sdtEndPr>
        <w:rPr>
          <w:noProof/>
        </w:rPr>
      </w:sdtEndPr>
      <w:sdtContent>
        <w:p w14:paraId="0D550284" w14:textId="77777777" w:rsidR="00687AB1" w:rsidRDefault="00687AB1" w:rsidP="00654A4F">
          <w:pPr>
            <w:pStyle w:val="TOCHeading"/>
            <w:spacing w:before="0" w:line="360" w:lineRule="auto"/>
          </w:pPr>
          <w:r>
            <w:t>Index</w:t>
          </w:r>
        </w:p>
        <w:p w14:paraId="114E3C7A" w14:textId="77777777" w:rsidR="00522596" w:rsidRPr="005B3138" w:rsidRDefault="00522596" w:rsidP="005B3138">
          <w:pPr>
            <w:spacing w:after="0" w:line="360" w:lineRule="auto"/>
            <w:rPr>
              <w:rFonts w:ascii="Palatino Linotype" w:hAnsi="Palatino Linotype"/>
              <w:sz w:val="23"/>
              <w:szCs w:val="23"/>
              <w:lang w:val="en-US" w:eastAsia="ja-JP"/>
            </w:rPr>
          </w:pPr>
        </w:p>
        <w:p w14:paraId="58B369F2" w14:textId="77777777" w:rsidR="005B3138" w:rsidRPr="005B3138" w:rsidRDefault="00687AB1" w:rsidP="005B3138">
          <w:pPr>
            <w:pStyle w:val="TOC1"/>
            <w:tabs>
              <w:tab w:val="right" w:leader="dot" w:pos="8494"/>
            </w:tabs>
            <w:spacing w:after="0" w:line="360" w:lineRule="auto"/>
            <w:rPr>
              <w:rFonts w:ascii="Palatino Linotype" w:eastAsiaTheme="minorEastAsia" w:hAnsi="Palatino Linotype"/>
              <w:noProof/>
              <w:sz w:val="23"/>
              <w:szCs w:val="23"/>
              <w:lang w:eastAsia="es-ES"/>
            </w:rPr>
          </w:pPr>
          <w:r w:rsidRPr="005B3138">
            <w:rPr>
              <w:rFonts w:ascii="Palatino Linotype" w:hAnsi="Palatino Linotype"/>
              <w:sz w:val="23"/>
              <w:szCs w:val="23"/>
            </w:rPr>
            <w:fldChar w:fldCharType="begin"/>
          </w:r>
          <w:r w:rsidRPr="005B3138">
            <w:rPr>
              <w:rFonts w:ascii="Palatino Linotype" w:hAnsi="Palatino Linotype"/>
              <w:sz w:val="23"/>
              <w:szCs w:val="23"/>
              <w:lang w:val="en-US"/>
            </w:rPr>
            <w:instrText xml:space="preserve"> TOC \o "1-3" \h \z \u </w:instrText>
          </w:r>
          <w:r w:rsidRPr="005B3138">
            <w:rPr>
              <w:rFonts w:ascii="Palatino Linotype" w:hAnsi="Palatino Linotype"/>
              <w:sz w:val="23"/>
              <w:szCs w:val="23"/>
            </w:rPr>
            <w:fldChar w:fldCharType="separate"/>
          </w:r>
          <w:hyperlink w:anchor="_Toc425939197" w:history="1">
            <w:r w:rsidR="005B3138" w:rsidRPr="005B3138">
              <w:rPr>
                <w:rStyle w:val="Hyperlink"/>
                <w:rFonts w:ascii="Palatino Linotype" w:hAnsi="Palatino Linotype"/>
                <w:noProof/>
                <w:sz w:val="23"/>
                <w:szCs w:val="23"/>
                <w:lang w:val="en-US"/>
              </w:rPr>
              <w:t>1. PMES Framework</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_Toc425939197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4</w:t>
            </w:r>
            <w:r w:rsidR="005B3138" w:rsidRPr="005B3138">
              <w:rPr>
                <w:rFonts w:ascii="Palatino Linotype" w:hAnsi="Palatino Linotype"/>
                <w:noProof/>
                <w:webHidden/>
                <w:sz w:val="23"/>
                <w:szCs w:val="23"/>
              </w:rPr>
              <w:fldChar w:fldCharType="end"/>
            </w:r>
          </w:hyperlink>
        </w:p>
        <w:p w14:paraId="75F458DB"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198" w:history="1">
            <w:r w:rsidR="005B3138" w:rsidRPr="005B3138">
              <w:rPr>
                <w:rStyle w:val="Hyperlink"/>
                <w:rFonts w:ascii="Palatino Linotype" w:hAnsi="Palatino Linotype"/>
                <w:noProof/>
                <w:sz w:val="23"/>
                <w:szCs w:val="23"/>
                <w:lang w:val="en-US"/>
              </w:rPr>
              <w:t>1.1. Overview</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_Toc425939198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4</w:t>
            </w:r>
            <w:r w:rsidR="005B3138" w:rsidRPr="005B3138">
              <w:rPr>
                <w:rFonts w:ascii="Palatino Linotype" w:hAnsi="Palatino Linotype"/>
                <w:noProof/>
                <w:webHidden/>
                <w:sz w:val="23"/>
                <w:szCs w:val="23"/>
              </w:rPr>
              <w:fldChar w:fldCharType="end"/>
            </w:r>
          </w:hyperlink>
        </w:p>
        <w:p w14:paraId="3A01B1A2" w14:textId="77777777" w:rsidR="005B3138" w:rsidRDefault="00350183" w:rsidP="005B3138">
          <w:pPr>
            <w:pStyle w:val="TOC2"/>
            <w:tabs>
              <w:tab w:val="right" w:leader="dot" w:pos="8494"/>
            </w:tabs>
            <w:spacing w:after="0" w:line="360" w:lineRule="auto"/>
            <w:rPr>
              <w:rStyle w:val="Hyperlink"/>
              <w:rFonts w:ascii="Palatino Linotype" w:hAnsi="Palatino Linotype"/>
              <w:noProof/>
              <w:sz w:val="23"/>
              <w:szCs w:val="23"/>
            </w:rPr>
          </w:pPr>
          <w:hyperlink w:anchor="_Toc425939199" w:history="1">
            <w:r w:rsidR="005B3138" w:rsidRPr="005B3138">
              <w:rPr>
                <w:rStyle w:val="Hyperlink"/>
                <w:rFonts w:ascii="Palatino Linotype" w:hAnsi="Palatino Linotype"/>
                <w:noProof/>
                <w:sz w:val="23"/>
                <w:szCs w:val="23"/>
                <w:lang w:val="en-US"/>
              </w:rPr>
              <w:t>1.2. Keywords definition</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_Toc425939199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4</w:t>
            </w:r>
            <w:r w:rsidR="005B3138" w:rsidRPr="005B3138">
              <w:rPr>
                <w:rFonts w:ascii="Palatino Linotype" w:hAnsi="Palatino Linotype"/>
                <w:noProof/>
                <w:webHidden/>
                <w:sz w:val="23"/>
                <w:szCs w:val="23"/>
              </w:rPr>
              <w:fldChar w:fldCharType="end"/>
            </w:r>
          </w:hyperlink>
        </w:p>
        <w:p w14:paraId="741C7E7E" w14:textId="77777777" w:rsidR="005B3138" w:rsidRPr="005B3138" w:rsidRDefault="005B3138" w:rsidP="005B3138">
          <w:pPr>
            <w:rPr>
              <w:noProof/>
            </w:rPr>
          </w:pPr>
        </w:p>
        <w:p w14:paraId="6E08793A" w14:textId="77777777" w:rsidR="005B3138" w:rsidRPr="005B3138" w:rsidRDefault="00350183" w:rsidP="005B3138">
          <w:pPr>
            <w:pStyle w:val="TOC1"/>
            <w:tabs>
              <w:tab w:val="right" w:leader="dot" w:pos="8494"/>
            </w:tabs>
            <w:spacing w:after="0" w:line="360" w:lineRule="auto"/>
            <w:rPr>
              <w:rFonts w:ascii="Palatino Linotype" w:eastAsiaTheme="minorEastAsia" w:hAnsi="Palatino Linotype"/>
              <w:noProof/>
              <w:sz w:val="23"/>
              <w:szCs w:val="23"/>
              <w:lang w:eastAsia="es-ES"/>
            </w:rPr>
          </w:pPr>
          <w:hyperlink w:anchor="_Toc425939200" w:history="1">
            <w:r w:rsidR="005B3138" w:rsidRPr="005B3138">
              <w:rPr>
                <w:rStyle w:val="Hyperlink"/>
                <w:rFonts w:ascii="Palatino Linotype" w:hAnsi="Palatino Linotype"/>
                <w:noProof/>
                <w:sz w:val="23"/>
                <w:szCs w:val="23"/>
                <w:lang w:val="en-US"/>
              </w:rPr>
              <w:t>2. PMES Dashboard</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_Toc425939200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6</w:t>
            </w:r>
            <w:r w:rsidR="005B3138" w:rsidRPr="005B3138">
              <w:rPr>
                <w:rFonts w:ascii="Palatino Linotype" w:hAnsi="Palatino Linotype"/>
                <w:noProof/>
                <w:webHidden/>
                <w:sz w:val="23"/>
                <w:szCs w:val="23"/>
              </w:rPr>
              <w:fldChar w:fldCharType="end"/>
            </w:r>
          </w:hyperlink>
        </w:p>
        <w:p w14:paraId="561F9D0E" w14:textId="77777777" w:rsidR="005B3138" w:rsidRDefault="00350183" w:rsidP="005B3138">
          <w:pPr>
            <w:pStyle w:val="TOC2"/>
            <w:tabs>
              <w:tab w:val="right" w:leader="dot" w:pos="8494"/>
            </w:tabs>
            <w:spacing w:after="0" w:line="360" w:lineRule="auto"/>
            <w:rPr>
              <w:rStyle w:val="Hyperlink"/>
              <w:rFonts w:ascii="Palatino Linotype" w:hAnsi="Palatino Linotype"/>
              <w:noProof/>
              <w:sz w:val="23"/>
              <w:szCs w:val="23"/>
            </w:rPr>
          </w:pPr>
          <w:hyperlink w:anchor="_Toc425939201" w:history="1">
            <w:r w:rsidR="005B3138" w:rsidRPr="005B3138">
              <w:rPr>
                <w:rStyle w:val="Hyperlink"/>
                <w:rFonts w:ascii="Palatino Linotype" w:hAnsi="Palatino Linotype"/>
                <w:noProof/>
                <w:sz w:val="23"/>
                <w:szCs w:val="23"/>
                <w:lang w:val="en-US"/>
              </w:rPr>
              <w:t>2.1. Typical Dashboard usage</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_Toc425939201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7</w:t>
            </w:r>
            <w:r w:rsidR="005B3138" w:rsidRPr="005B3138">
              <w:rPr>
                <w:rFonts w:ascii="Palatino Linotype" w:hAnsi="Palatino Linotype"/>
                <w:noProof/>
                <w:webHidden/>
                <w:sz w:val="23"/>
                <w:szCs w:val="23"/>
              </w:rPr>
              <w:fldChar w:fldCharType="end"/>
            </w:r>
          </w:hyperlink>
        </w:p>
        <w:p w14:paraId="042D9F10" w14:textId="77777777" w:rsidR="005B3138" w:rsidRPr="005B3138" w:rsidRDefault="005B3138" w:rsidP="005B3138">
          <w:pPr>
            <w:rPr>
              <w:noProof/>
            </w:rPr>
          </w:pPr>
        </w:p>
        <w:p w14:paraId="15D90D03" w14:textId="77777777" w:rsidR="005B3138" w:rsidRPr="005B3138" w:rsidRDefault="00350183" w:rsidP="005B3138">
          <w:pPr>
            <w:pStyle w:val="TOC1"/>
            <w:tabs>
              <w:tab w:val="right" w:leader="dot" w:pos="8494"/>
            </w:tabs>
            <w:spacing w:after="0" w:line="360" w:lineRule="auto"/>
            <w:rPr>
              <w:rFonts w:ascii="Palatino Linotype" w:eastAsiaTheme="minorEastAsia" w:hAnsi="Palatino Linotype"/>
              <w:noProof/>
              <w:sz w:val="23"/>
              <w:szCs w:val="23"/>
              <w:lang w:eastAsia="es-ES"/>
            </w:rPr>
          </w:pPr>
          <w:hyperlink w:anchor="_Toc425939202" w:history="1">
            <w:r w:rsidR="005B3138" w:rsidRPr="005B3138">
              <w:rPr>
                <w:rStyle w:val="Hyperlink"/>
                <w:rFonts w:ascii="Palatino Linotype" w:hAnsi="Palatino Linotype"/>
                <w:noProof/>
                <w:sz w:val="23"/>
                <w:szCs w:val="23"/>
                <w:lang w:val="en-US"/>
              </w:rPr>
              <w:t>3. Specific GUI Features</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_Toc425939202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8</w:t>
            </w:r>
            <w:r w:rsidR="005B3138" w:rsidRPr="005B3138">
              <w:rPr>
                <w:rFonts w:ascii="Palatino Linotype" w:hAnsi="Palatino Linotype"/>
                <w:noProof/>
                <w:webHidden/>
                <w:sz w:val="23"/>
                <w:szCs w:val="23"/>
              </w:rPr>
              <w:fldChar w:fldCharType="end"/>
            </w:r>
          </w:hyperlink>
        </w:p>
        <w:p w14:paraId="42D4E749"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203" w:history="1">
            <w:r w:rsidR="005B3138" w:rsidRPr="005B3138">
              <w:rPr>
                <w:rStyle w:val="Hyperlink"/>
                <w:rFonts w:ascii="Palatino Linotype" w:hAnsi="Palatino Linotype"/>
                <w:noProof/>
                <w:sz w:val="23"/>
                <w:szCs w:val="23"/>
                <w:lang w:val="en-US"/>
              </w:rPr>
              <w:t>3.1. Main Page</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_Toc425939203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8</w:t>
            </w:r>
            <w:r w:rsidR="005B3138" w:rsidRPr="005B3138">
              <w:rPr>
                <w:rFonts w:ascii="Palatino Linotype" w:hAnsi="Palatino Linotype"/>
                <w:noProof/>
                <w:webHidden/>
                <w:sz w:val="23"/>
                <w:szCs w:val="23"/>
              </w:rPr>
              <w:fldChar w:fldCharType="end"/>
            </w:r>
          </w:hyperlink>
        </w:p>
        <w:p w14:paraId="7CB9A206"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204" w:history="1">
            <w:r w:rsidR="005B3138" w:rsidRPr="005B3138">
              <w:rPr>
                <w:rStyle w:val="Hyperlink"/>
                <w:rFonts w:ascii="Palatino Linotype" w:hAnsi="Palatino Linotype"/>
                <w:noProof/>
                <w:sz w:val="23"/>
                <w:szCs w:val="23"/>
                <w:lang w:val="en-US"/>
              </w:rPr>
              <w:t>3.2. Storage Management</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_Toc425939204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8</w:t>
            </w:r>
            <w:r w:rsidR="005B3138" w:rsidRPr="005B3138">
              <w:rPr>
                <w:rFonts w:ascii="Palatino Linotype" w:hAnsi="Palatino Linotype"/>
                <w:noProof/>
                <w:webHidden/>
                <w:sz w:val="23"/>
                <w:szCs w:val="23"/>
              </w:rPr>
              <w:fldChar w:fldCharType="end"/>
            </w:r>
          </w:hyperlink>
        </w:p>
        <w:p w14:paraId="7889BD75"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205" w:history="1">
            <w:r w:rsidR="005B3138" w:rsidRPr="005B3138">
              <w:rPr>
                <w:rStyle w:val="Hyperlink"/>
                <w:rFonts w:ascii="Palatino Linotype" w:hAnsi="Palatino Linotype"/>
                <w:noProof/>
                <w:sz w:val="23"/>
                <w:szCs w:val="23"/>
                <w:lang w:val="en-US"/>
              </w:rPr>
              <w:t>3.3. Application Management</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_Toc425939205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9</w:t>
            </w:r>
            <w:r w:rsidR="005B3138" w:rsidRPr="005B3138">
              <w:rPr>
                <w:rFonts w:ascii="Palatino Linotype" w:hAnsi="Palatino Linotype"/>
                <w:noProof/>
                <w:webHidden/>
                <w:sz w:val="23"/>
                <w:szCs w:val="23"/>
              </w:rPr>
              <w:fldChar w:fldCharType="end"/>
            </w:r>
          </w:hyperlink>
        </w:p>
        <w:p w14:paraId="57362651"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206" w:history="1">
            <w:r w:rsidR="005B3138" w:rsidRPr="005B3138">
              <w:rPr>
                <w:rStyle w:val="Hyperlink"/>
                <w:rFonts w:ascii="Palatino Linotype" w:hAnsi="Palatino Linotype"/>
                <w:noProof/>
                <w:sz w:val="23"/>
                <w:szCs w:val="23"/>
                <w:lang w:val="en-US"/>
              </w:rPr>
              <w:t>3.4. Jobs Management</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_Toc425939206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12</w:t>
            </w:r>
            <w:r w:rsidR="005B3138" w:rsidRPr="005B3138">
              <w:rPr>
                <w:rFonts w:ascii="Palatino Linotype" w:hAnsi="Palatino Linotype"/>
                <w:noProof/>
                <w:webHidden/>
                <w:sz w:val="23"/>
                <w:szCs w:val="23"/>
              </w:rPr>
              <w:fldChar w:fldCharType="end"/>
            </w:r>
          </w:hyperlink>
        </w:p>
        <w:p w14:paraId="5368D228" w14:textId="77777777" w:rsidR="005B3138" w:rsidRPr="005B3138" w:rsidRDefault="00350183" w:rsidP="005B3138">
          <w:pPr>
            <w:pStyle w:val="TOC3"/>
            <w:tabs>
              <w:tab w:val="right" w:leader="dot" w:pos="8494"/>
            </w:tabs>
            <w:spacing w:after="0" w:line="360" w:lineRule="auto"/>
            <w:rPr>
              <w:rFonts w:ascii="Palatino Linotype" w:eastAsiaTheme="minorEastAsia" w:hAnsi="Palatino Linotype"/>
              <w:noProof/>
              <w:sz w:val="23"/>
              <w:szCs w:val="23"/>
              <w:lang w:eastAsia="es-ES"/>
            </w:rPr>
          </w:pPr>
          <w:hyperlink w:anchor="_Toc425939207" w:history="1">
            <w:r w:rsidR="005B3138" w:rsidRPr="005B3138">
              <w:rPr>
                <w:rStyle w:val="Hyperlink"/>
                <w:rFonts w:ascii="Palatino Linotype" w:hAnsi="Palatino Linotype"/>
                <w:noProof/>
                <w:sz w:val="23"/>
                <w:szCs w:val="23"/>
                <w:lang w:val="en-US"/>
              </w:rPr>
              <w:t>3.4.1. Single job creation</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_Toc425939207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12</w:t>
            </w:r>
            <w:r w:rsidR="005B3138" w:rsidRPr="005B3138">
              <w:rPr>
                <w:rFonts w:ascii="Palatino Linotype" w:hAnsi="Palatino Linotype"/>
                <w:noProof/>
                <w:webHidden/>
                <w:sz w:val="23"/>
                <w:szCs w:val="23"/>
              </w:rPr>
              <w:fldChar w:fldCharType="end"/>
            </w:r>
          </w:hyperlink>
        </w:p>
        <w:p w14:paraId="77533579" w14:textId="77777777" w:rsidR="005B3138" w:rsidRPr="005B3138" w:rsidRDefault="00350183" w:rsidP="005B3138">
          <w:pPr>
            <w:pStyle w:val="TOC3"/>
            <w:tabs>
              <w:tab w:val="right" w:leader="dot" w:pos="8494"/>
            </w:tabs>
            <w:spacing w:after="0" w:line="360" w:lineRule="auto"/>
            <w:rPr>
              <w:rFonts w:ascii="Palatino Linotype" w:eastAsiaTheme="minorEastAsia" w:hAnsi="Palatino Linotype"/>
              <w:noProof/>
              <w:sz w:val="23"/>
              <w:szCs w:val="23"/>
              <w:lang w:eastAsia="es-ES"/>
            </w:rPr>
          </w:pPr>
          <w:hyperlink w:anchor="_Toc425939208" w:history="1">
            <w:r w:rsidR="005B3138" w:rsidRPr="005B3138">
              <w:rPr>
                <w:rStyle w:val="Hyperlink"/>
                <w:rFonts w:ascii="Palatino Linotype" w:hAnsi="Palatino Linotype"/>
                <w:noProof/>
                <w:sz w:val="23"/>
                <w:szCs w:val="23"/>
                <w:lang w:val="en-US"/>
              </w:rPr>
              <w:t>3.4.2. COMPSs jobs creation</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_Toc425939208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13</w:t>
            </w:r>
            <w:r w:rsidR="005B3138" w:rsidRPr="005B3138">
              <w:rPr>
                <w:rFonts w:ascii="Palatino Linotype" w:hAnsi="Palatino Linotype"/>
                <w:noProof/>
                <w:webHidden/>
                <w:sz w:val="23"/>
                <w:szCs w:val="23"/>
              </w:rPr>
              <w:fldChar w:fldCharType="end"/>
            </w:r>
          </w:hyperlink>
        </w:p>
        <w:p w14:paraId="4E376734" w14:textId="77777777" w:rsidR="005B3138" w:rsidRPr="005B3138" w:rsidRDefault="00350183" w:rsidP="005B3138">
          <w:pPr>
            <w:pStyle w:val="TOC3"/>
            <w:tabs>
              <w:tab w:val="right" w:leader="dot" w:pos="8494"/>
            </w:tabs>
            <w:spacing w:after="0" w:line="360" w:lineRule="auto"/>
            <w:rPr>
              <w:rFonts w:ascii="Palatino Linotype" w:eastAsiaTheme="minorEastAsia" w:hAnsi="Palatino Linotype"/>
              <w:noProof/>
              <w:sz w:val="23"/>
              <w:szCs w:val="23"/>
              <w:lang w:eastAsia="es-ES"/>
            </w:rPr>
          </w:pPr>
          <w:hyperlink w:anchor="_Toc425939209" w:history="1">
            <w:r w:rsidR="005B3138" w:rsidRPr="005B3138">
              <w:rPr>
                <w:rStyle w:val="Hyperlink"/>
                <w:rFonts w:ascii="Palatino Linotype" w:hAnsi="Palatino Linotype"/>
                <w:noProof/>
                <w:sz w:val="23"/>
                <w:szCs w:val="23"/>
                <w:lang w:val="en-US"/>
              </w:rPr>
              <w:t>3.4.3. Common features: job transfers and arguments</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_Toc425939209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13</w:t>
            </w:r>
            <w:r w:rsidR="005B3138" w:rsidRPr="005B3138">
              <w:rPr>
                <w:rFonts w:ascii="Palatino Linotype" w:hAnsi="Palatino Linotype"/>
                <w:noProof/>
                <w:webHidden/>
                <w:sz w:val="23"/>
                <w:szCs w:val="23"/>
              </w:rPr>
              <w:fldChar w:fldCharType="end"/>
            </w:r>
          </w:hyperlink>
        </w:p>
        <w:p w14:paraId="3E7F26A8"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210" w:history="1">
            <w:r w:rsidR="005B3138" w:rsidRPr="005B3138">
              <w:rPr>
                <w:rStyle w:val="Hyperlink"/>
                <w:rFonts w:ascii="Palatino Linotype" w:hAnsi="Palatino Linotype"/>
                <w:noProof/>
                <w:sz w:val="23"/>
                <w:szCs w:val="23"/>
                <w:lang w:val="en-US"/>
              </w:rPr>
              <w:t>3.5. Tools</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_Toc425939210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19</w:t>
            </w:r>
            <w:r w:rsidR="005B3138" w:rsidRPr="005B3138">
              <w:rPr>
                <w:rFonts w:ascii="Palatino Linotype" w:hAnsi="Palatino Linotype"/>
                <w:noProof/>
                <w:webHidden/>
                <w:sz w:val="23"/>
                <w:szCs w:val="23"/>
              </w:rPr>
              <w:fldChar w:fldCharType="end"/>
            </w:r>
          </w:hyperlink>
        </w:p>
        <w:p w14:paraId="2EFAE308" w14:textId="77777777" w:rsidR="005B3138" w:rsidRPr="005B3138" w:rsidRDefault="00350183" w:rsidP="005B3138">
          <w:pPr>
            <w:pStyle w:val="TOC3"/>
            <w:tabs>
              <w:tab w:val="right" w:leader="dot" w:pos="8494"/>
            </w:tabs>
            <w:spacing w:after="0" w:line="360" w:lineRule="auto"/>
            <w:rPr>
              <w:rFonts w:ascii="Palatino Linotype" w:eastAsiaTheme="minorEastAsia" w:hAnsi="Palatino Linotype"/>
              <w:noProof/>
              <w:sz w:val="23"/>
              <w:szCs w:val="23"/>
              <w:lang w:eastAsia="es-ES"/>
            </w:rPr>
          </w:pPr>
          <w:hyperlink w:anchor="_Toc425939211" w:history="1">
            <w:r w:rsidR="005B3138" w:rsidRPr="005B3138">
              <w:rPr>
                <w:rStyle w:val="Hyperlink"/>
                <w:rFonts w:ascii="Palatino Linotype" w:hAnsi="Palatino Linotype"/>
                <w:noProof/>
                <w:sz w:val="23"/>
                <w:szCs w:val="23"/>
                <w:lang w:val="en-US"/>
              </w:rPr>
              <w:t>3.5.1. Jobs monitoring</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_Toc425939211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19</w:t>
            </w:r>
            <w:r w:rsidR="005B3138" w:rsidRPr="005B3138">
              <w:rPr>
                <w:rFonts w:ascii="Palatino Linotype" w:hAnsi="Palatino Linotype"/>
                <w:noProof/>
                <w:webHidden/>
                <w:sz w:val="23"/>
                <w:szCs w:val="23"/>
              </w:rPr>
              <w:fldChar w:fldCharType="end"/>
            </w:r>
          </w:hyperlink>
        </w:p>
        <w:p w14:paraId="69E4883D" w14:textId="77777777" w:rsidR="005B3138" w:rsidRPr="005B3138" w:rsidRDefault="00350183" w:rsidP="005B3138">
          <w:pPr>
            <w:pStyle w:val="TOC3"/>
            <w:tabs>
              <w:tab w:val="right" w:leader="dot" w:pos="8494"/>
            </w:tabs>
            <w:spacing w:after="0" w:line="360" w:lineRule="auto"/>
            <w:rPr>
              <w:rFonts w:ascii="Palatino Linotype" w:eastAsiaTheme="minorEastAsia" w:hAnsi="Palatino Linotype"/>
              <w:noProof/>
              <w:sz w:val="23"/>
              <w:szCs w:val="23"/>
              <w:lang w:eastAsia="es-ES"/>
            </w:rPr>
          </w:pPr>
          <w:hyperlink w:anchor="_Toc425939212" w:history="1">
            <w:r w:rsidR="005B3138" w:rsidRPr="005B3138">
              <w:rPr>
                <w:rStyle w:val="Hyperlink"/>
                <w:rFonts w:ascii="Palatino Linotype" w:hAnsi="Palatino Linotype"/>
                <w:noProof/>
                <w:sz w:val="23"/>
                <w:szCs w:val="23"/>
                <w:lang w:val="en-US"/>
              </w:rPr>
              <w:t>3.5.2. Jobs accounting</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_Toc425939212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21</w:t>
            </w:r>
            <w:r w:rsidR="005B3138" w:rsidRPr="005B3138">
              <w:rPr>
                <w:rFonts w:ascii="Palatino Linotype" w:hAnsi="Palatino Linotype"/>
                <w:noProof/>
                <w:webHidden/>
                <w:sz w:val="23"/>
                <w:szCs w:val="23"/>
              </w:rPr>
              <w:fldChar w:fldCharType="end"/>
            </w:r>
          </w:hyperlink>
        </w:p>
        <w:p w14:paraId="7F4B804C" w14:textId="77777777" w:rsidR="005B3138" w:rsidRPr="005B3138" w:rsidRDefault="00350183" w:rsidP="005B3138">
          <w:pPr>
            <w:pStyle w:val="TOC3"/>
            <w:tabs>
              <w:tab w:val="right" w:leader="dot" w:pos="8494"/>
            </w:tabs>
            <w:spacing w:after="0" w:line="360" w:lineRule="auto"/>
            <w:rPr>
              <w:rFonts w:ascii="Palatino Linotype" w:eastAsiaTheme="minorEastAsia" w:hAnsi="Palatino Linotype"/>
              <w:noProof/>
              <w:sz w:val="23"/>
              <w:szCs w:val="23"/>
              <w:lang w:eastAsia="es-ES"/>
            </w:rPr>
          </w:pPr>
          <w:hyperlink w:anchor="_Toc425939213" w:history="1">
            <w:r w:rsidR="005B3138" w:rsidRPr="005B3138">
              <w:rPr>
                <w:rStyle w:val="Hyperlink"/>
                <w:rFonts w:ascii="Palatino Linotype" w:hAnsi="Palatino Linotype"/>
                <w:noProof/>
                <w:sz w:val="23"/>
                <w:szCs w:val="23"/>
                <w:lang w:val="en-US"/>
              </w:rPr>
              <w:t>3.5.3. Cloud load status</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_Toc425939213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22</w:t>
            </w:r>
            <w:r w:rsidR="005B3138" w:rsidRPr="005B3138">
              <w:rPr>
                <w:rFonts w:ascii="Palatino Linotype" w:hAnsi="Palatino Linotype"/>
                <w:noProof/>
                <w:webHidden/>
                <w:sz w:val="23"/>
                <w:szCs w:val="23"/>
              </w:rPr>
              <w:fldChar w:fldCharType="end"/>
            </w:r>
          </w:hyperlink>
        </w:p>
        <w:p w14:paraId="0E85D248" w14:textId="77777777" w:rsidR="005B3138" w:rsidRPr="005B3138" w:rsidRDefault="00350183" w:rsidP="005B3138">
          <w:pPr>
            <w:pStyle w:val="TOC2"/>
            <w:tabs>
              <w:tab w:val="right" w:leader="dot" w:pos="8494"/>
            </w:tabs>
            <w:spacing w:after="0" w:line="360" w:lineRule="auto"/>
            <w:rPr>
              <w:rFonts w:ascii="Palatino Linotype" w:eastAsiaTheme="minorEastAsia" w:hAnsi="Palatino Linotype"/>
              <w:noProof/>
              <w:sz w:val="23"/>
              <w:szCs w:val="23"/>
              <w:lang w:eastAsia="es-ES"/>
            </w:rPr>
          </w:pPr>
          <w:hyperlink w:anchor="_Toc425939214" w:history="1">
            <w:r w:rsidR="005B3138" w:rsidRPr="005B3138">
              <w:rPr>
                <w:rStyle w:val="Hyperlink"/>
                <w:rFonts w:ascii="Palatino Linotype" w:hAnsi="Palatino Linotype"/>
                <w:noProof/>
                <w:sz w:val="23"/>
                <w:szCs w:val="23"/>
                <w:lang w:val="en-US"/>
              </w:rPr>
              <w:t>3.6. Users and groups management</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_Toc425939214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23</w:t>
            </w:r>
            <w:r w:rsidR="005B3138" w:rsidRPr="005B3138">
              <w:rPr>
                <w:rFonts w:ascii="Palatino Linotype" w:hAnsi="Palatino Linotype"/>
                <w:noProof/>
                <w:webHidden/>
                <w:sz w:val="23"/>
                <w:szCs w:val="23"/>
              </w:rPr>
              <w:fldChar w:fldCharType="end"/>
            </w:r>
          </w:hyperlink>
        </w:p>
        <w:p w14:paraId="3EE0D292" w14:textId="77777777" w:rsidR="005B3138" w:rsidRDefault="00350183" w:rsidP="005B3138">
          <w:pPr>
            <w:pStyle w:val="TOC2"/>
            <w:tabs>
              <w:tab w:val="right" w:leader="dot" w:pos="8494"/>
            </w:tabs>
            <w:spacing w:after="0" w:line="360" w:lineRule="auto"/>
            <w:rPr>
              <w:rStyle w:val="Hyperlink"/>
              <w:rFonts w:ascii="Palatino Linotype" w:hAnsi="Palatino Linotype"/>
              <w:noProof/>
              <w:sz w:val="23"/>
              <w:szCs w:val="23"/>
            </w:rPr>
          </w:pPr>
          <w:hyperlink w:anchor="_Toc425939215" w:history="1">
            <w:r w:rsidR="005B3138" w:rsidRPr="005B3138">
              <w:rPr>
                <w:rStyle w:val="Hyperlink"/>
                <w:rFonts w:ascii="Palatino Linotype" w:hAnsi="Palatino Linotype"/>
                <w:noProof/>
                <w:sz w:val="23"/>
                <w:szCs w:val="23"/>
                <w:lang w:val="en-US"/>
              </w:rPr>
              <w:t>3.6. User settings</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_Toc425939215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25</w:t>
            </w:r>
            <w:r w:rsidR="005B3138" w:rsidRPr="005B3138">
              <w:rPr>
                <w:rFonts w:ascii="Palatino Linotype" w:hAnsi="Palatino Linotype"/>
                <w:noProof/>
                <w:webHidden/>
                <w:sz w:val="23"/>
                <w:szCs w:val="23"/>
              </w:rPr>
              <w:fldChar w:fldCharType="end"/>
            </w:r>
          </w:hyperlink>
        </w:p>
        <w:p w14:paraId="653BE2E1" w14:textId="77777777" w:rsidR="005B3138" w:rsidRPr="005B3138" w:rsidRDefault="005B3138" w:rsidP="005B3138">
          <w:pPr>
            <w:rPr>
              <w:noProof/>
            </w:rPr>
          </w:pPr>
        </w:p>
        <w:p w14:paraId="51FB10A4" w14:textId="77777777" w:rsidR="005B3138" w:rsidRPr="005B3138" w:rsidRDefault="00350183" w:rsidP="005B3138">
          <w:pPr>
            <w:pStyle w:val="TOC1"/>
            <w:tabs>
              <w:tab w:val="right" w:leader="dot" w:pos="8494"/>
            </w:tabs>
            <w:spacing w:after="0" w:line="360" w:lineRule="auto"/>
            <w:rPr>
              <w:rFonts w:ascii="Palatino Linotype" w:eastAsiaTheme="minorEastAsia" w:hAnsi="Palatino Linotype"/>
              <w:noProof/>
              <w:sz w:val="23"/>
              <w:szCs w:val="23"/>
              <w:lang w:eastAsia="es-ES"/>
            </w:rPr>
          </w:pPr>
          <w:hyperlink w:anchor="_Toc425939216" w:history="1">
            <w:r w:rsidR="005B3138" w:rsidRPr="005B3138">
              <w:rPr>
                <w:rStyle w:val="Hyperlink"/>
                <w:rFonts w:ascii="Palatino Linotype" w:hAnsi="Palatino Linotype"/>
                <w:noProof/>
                <w:sz w:val="23"/>
                <w:szCs w:val="23"/>
                <w:lang w:val="en-US"/>
              </w:rPr>
              <w:t>4. Information and support</w:t>
            </w:r>
            <w:r w:rsidR="005B3138" w:rsidRPr="005B3138">
              <w:rPr>
                <w:rFonts w:ascii="Palatino Linotype" w:hAnsi="Palatino Linotype"/>
                <w:noProof/>
                <w:webHidden/>
                <w:sz w:val="23"/>
                <w:szCs w:val="23"/>
              </w:rPr>
              <w:tab/>
            </w:r>
            <w:r w:rsidR="005B3138" w:rsidRPr="005B3138">
              <w:rPr>
                <w:rFonts w:ascii="Palatino Linotype" w:hAnsi="Palatino Linotype"/>
                <w:noProof/>
                <w:webHidden/>
                <w:sz w:val="23"/>
                <w:szCs w:val="23"/>
              </w:rPr>
              <w:fldChar w:fldCharType="begin"/>
            </w:r>
            <w:r w:rsidR="005B3138" w:rsidRPr="005B3138">
              <w:rPr>
                <w:rFonts w:ascii="Palatino Linotype" w:hAnsi="Palatino Linotype"/>
                <w:noProof/>
                <w:webHidden/>
                <w:sz w:val="23"/>
                <w:szCs w:val="23"/>
              </w:rPr>
              <w:instrText xml:space="preserve"> PAGEREF _Toc425939216 \h </w:instrText>
            </w:r>
            <w:r w:rsidR="005B3138" w:rsidRPr="005B3138">
              <w:rPr>
                <w:rFonts w:ascii="Palatino Linotype" w:hAnsi="Palatino Linotype"/>
                <w:noProof/>
                <w:webHidden/>
                <w:sz w:val="23"/>
                <w:szCs w:val="23"/>
              </w:rPr>
            </w:r>
            <w:r w:rsidR="005B3138" w:rsidRPr="005B3138">
              <w:rPr>
                <w:rFonts w:ascii="Palatino Linotype" w:hAnsi="Palatino Linotype"/>
                <w:noProof/>
                <w:webHidden/>
                <w:sz w:val="23"/>
                <w:szCs w:val="23"/>
              </w:rPr>
              <w:fldChar w:fldCharType="separate"/>
            </w:r>
            <w:r w:rsidR="004E678F">
              <w:rPr>
                <w:rFonts w:ascii="Palatino Linotype" w:hAnsi="Palatino Linotype"/>
                <w:noProof/>
                <w:webHidden/>
                <w:sz w:val="23"/>
                <w:szCs w:val="23"/>
              </w:rPr>
              <w:t>27</w:t>
            </w:r>
            <w:r w:rsidR="005B3138" w:rsidRPr="005B3138">
              <w:rPr>
                <w:rFonts w:ascii="Palatino Linotype" w:hAnsi="Palatino Linotype"/>
                <w:noProof/>
                <w:webHidden/>
                <w:sz w:val="23"/>
                <w:szCs w:val="23"/>
              </w:rPr>
              <w:fldChar w:fldCharType="end"/>
            </w:r>
          </w:hyperlink>
        </w:p>
        <w:p w14:paraId="1C1A6BCD" w14:textId="77777777" w:rsidR="00687AB1" w:rsidRDefault="00687AB1" w:rsidP="005B3138">
          <w:pPr>
            <w:spacing w:after="0" w:line="360" w:lineRule="auto"/>
          </w:pPr>
          <w:r w:rsidRPr="005B3138">
            <w:rPr>
              <w:rFonts w:ascii="Palatino Linotype" w:hAnsi="Palatino Linotype"/>
              <w:b/>
              <w:bCs/>
              <w:noProof/>
              <w:sz w:val="23"/>
              <w:szCs w:val="23"/>
            </w:rPr>
            <w:fldChar w:fldCharType="end"/>
          </w:r>
        </w:p>
      </w:sdtContent>
    </w:sdt>
    <w:p w14:paraId="3CA64B19" w14:textId="77777777" w:rsidR="00687AB1" w:rsidRPr="00687AB1" w:rsidRDefault="00687AB1" w:rsidP="00654A4F">
      <w:pPr>
        <w:tabs>
          <w:tab w:val="left" w:pos="1360"/>
        </w:tabs>
        <w:spacing w:after="0" w:line="360" w:lineRule="auto"/>
        <w:rPr>
          <w:rFonts w:ascii="Palatino Linotype" w:hAnsi="Palatino Linotype"/>
          <w:sz w:val="23"/>
          <w:szCs w:val="23"/>
          <w:lang w:val="en-US"/>
        </w:rPr>
      </w:pPr>
    </w:p>
    <w:p w14:paraId="529BDDB1" w14:textId="77777777" w:rsidR="00687AB1" w:rsidRPr="00687AB1" w:rsidRDefault="00687AB1" w:rsidP="00654A4F">
      <w:pPr>
        <w:spacing w:after="0" w:line="360" w:lineRule="auto"/>
        <w:rPr>
          <w:rFonts w:ascii="Palatino Linotype" w:hAnsi="Palatino Linotype"/>
          <w:sz w:val="23"/>
          <w:szCs w:val="23"/>
          <w:lang w:val="en-US"/>
        </w:rPr>
      </w:pPr>
      <w:r w:rsidRPr="00687AB1">
        <w:rPr>
          <w:rFonts w:ascii="Palatino Linotype" w:hAnsi="Palatino Linotype"/>
          <w:sz w:val="23"/>
          <w:szCs w:val="23"/>
          <w:lang w:val="en-US"/>
        </w:rPr>
        <w:br w:type="page"/>
      </w:r>
    </w:p>
    <w:p w14:paraId="4094A073" w14:textId="77777777" w:rsidR="00687AB1" w:rsidRPr="00687AB1" w:rsidRDefault="00B33CB5" w:rsidP="00B33CB5">
      <w:pPr>
        <w:pStyle w:val="Heading1"/>
        <w:spacing w:before="0" w:line="360" w:lineRule="auto"/>
        <w:rPr>
          <w:rFonts w:ascii="Palatino Linotype" w:hAnsi="Palatino Linotype"/>
          <w:lang w:val="en-US"/>
        </w:rPr>
      </w:pPr>
      <w:bookmarkStart w:id="7" w:name="_Toc425939197"/>
      <w:r>
        <w:rPr>
          <w:rFonts w:ascii="Palatino Linotype" w:hAnsi="Palatino Linotype"/>
          <w:lang w:val="en-US"/>
        </w:rPr>
        <w:lastRenderedPageBreak/>
        <w:t>1. PMES Framework</w:t>
      </w:r>
      <w:bookmarkEnd w:id="7"/>
    </w:p>
    <w:p w14:paraId="20DC2AC1" w14:textId="77777777" w:rsidR="00687AB1" w:rsidRPr="00A81659" w:rsidRDefault="00A81659" w:rsidP="00A81659">
      <w:pPr>
        <w:pStyle w:val="Heading2"/>
        <w:spacing w:before="0" w:line="360" w:lineRule="auto"/>
        <w:rPr>
          <w:rFonts w:ascii="Palatino Linotype" w:hAnsi="Palatino Linotype"/>
          <w:lang w:val="en-US"/>
        </w:rPr>
      </w:pPr>
      <w:bookmarkStart w:id="8" w:name="_Toc425939198"/>
      <w:r>
        <w:rPr>
          <w:rFonts w:ascii="Palatino Linotype" w:hAnsi="Palatino Linotype"/>
          <w:lang w:val="en-US"/>
        </w:rPr>
        <w:t>1</w:t>
      </w:r>
      <w:r w:rsidRPr="00B33CB5">
        <w:rPr>
          <w:rFonts w:ascii="Palatino Linotype" w:hAnsi="Palatino Linotype"/>
          <w:lang w:val="en-US"/>
        </w:rPr>
        <w:t xml:space="preserve">.1. </w:t>
      </w:r>
      <w:r>
        <w:rPr>
          <w:rFonts w:ascii="Palatino Linotype" w:hAnsi="Palatino Linotype"/>
          <w:lang w:val="en-US"/>
        </w:rPr>
        <w:t>Overview</w:t>
      </w:r>
      <w:bookmarkEnd w:id="8"/>
    </w:p>
    <w:p w14:paraId="389C4309" w14:textId="59FB5274" w:rsidR="00793759" w:rsidRDefault="00195701" w:rsidP="00884E76">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The </w:t>
      </w:r>
      <w:r w:rsidRPr="00195701">
        <w:rPr>
          <w:rFonts w:ascii="Palatino Linotype" w:hAnsi="Palatino Linotype"/>
          <w:i/>
          <w:sz w:val="23"/>
          <w:szCs w:val="23"/>
          <w:lang w:val="en-US"/>
        </w:rPr>
        <w:t>PMES Framework</w:t>
      </w:r>
      <w:r w:rsidR="005B3138">
        <w:rPr>
          <w:rFonts w:ascii="Palatino Linotype" w:hAnsi="Palatino Linotype"/>
          <w:sz w:val="23"/>
          <w:szCs w:val="23"/>
          <w:lang w:val="en-US"/>
        </w:rPr>
        <w:t xml:space="preserve"> allows users to execute jobs in the cloud. Jobs are user defined applications that have been</w:t>
      </w:r>
      <w:r w:rsidR="00793759">
        <w:rPr>
          <w:rFonts w:ascii="Palatino Linotype" w:hAnsi="Palatino Linotype"/>
          <w:sz w:val="23"/>
          <w:szCs w:val="23"/>
          <w:lang w:val="en-US"/>
        </w:rPr>
        <w:t xml:space="preserve"> particularized (by defining its parameters, input files and output files) and that run inside one or more virtual machines (that have been automatically instantiated from a pre-selected image). The </w:t>
      </w:r>
      <w:r w:rsidR="00793759">
        <w:rPr>
          <w:rFonts w:ascii="Palatino Linotype" w:hAnsi="Palatino Linotype"/>
          <w:i/>
          <w:sz w:val="23"/>
          <w:szCs w:val="23"/>
          <w:lang w:val="en-US"/>
        </w:rPr>
        <w:t xml:space="preserve">PMES Framework </w:t>
      </w:r>
      <w:r w:rsidR="00793759">
        <w:rPr>
          <w:rFonts w:ascii="Palatino Linotype" w:hAnsi="Palatino Linotype"/>
          <w:sz w:val="23"/>
          <w:szCs w:val="23"/>
          <w:lang w:val="en-US"/>
        </w:rPr>
        <w:t xml:space="preserve">also provides a portal </w:t>
      </w:r>
      <w:ins w:id="9" w:author="Cristian" w:date="2015-05-15T16:47:00Z">
        <w:r w:rsidR="00205486">
          <w:rPr>
            <w:rFonts w:ascii="Palatino Linotype" w:hAnsi="Palatino Linotype"/>
            <w:sz w:val="23"/>
            <w:szCs w:val="23"/>
            <w:lang w:val="en-US"/>
          </w:rPr>
          <w:t>to interface with cloud infrastructures,</w:t>
        </w:r>
      </w:ins>
      <w:del w:id="10" w:author="Cristian" w:date="2015-05-15T16:47:00Z">
        <w:r w:rsidDel="00205486">
          <w:rPr>
            <w:rFonts w:ascii="Palatino Linotype" w:hAnsi="Palatino Linotype"/>
            <w:sz w:val="23"/>
            <w:szCs w:val="23"/>
            <w:lang w:val="en-US"/>
          </w:rPr>
          <w:delText xml:space="preserve">cloud </w:delText>
        </w:r>
        <w:commentRangeStart w:id="11"/>
        <w:r w:rsidDel="00205486">
          <w:rPr>
            <w:rFonts w:ascii="Palatino Linotype" w:hAnsi="Palatino Linotype"/>
            <w:sz w:val="23"/>
            <w:szCs w:val="23"/>
            <w:lang w:val="en-US"/>
          </w:rPr>
          <w:delText>stager</w:delText>
        </w:r>
        <w:commentRangeEnd w:id="11"/>
        <w:r w:rsidR="00FE4AAC" w:rsidDel="00205486">
          <w:rPr>
            <w:rStyle w:val="CommentReference"/>
          </w:rPr>
          <w:commentReference w:id="11"/>
        </w:r>
        <w:r w:rsidDel="00205486">
          <w:rPr>
            <w:rFonts w:ascii="Palatino Linotype" w:hAnsi="Palatino Linotype"/>
            <w:sz w:val="23"/>
            <w:szCs w:val="23"/>
            <w:lang w:val="en-US"/>
          </w:rPr>
          <w:delText xml:space="preserve">, </w:delText>
        </w:r>
      </w:del>
      <w:ins w:id="12" w:author="Cristian" w:date="2015-05-15T16:47:00Z">
        <w:r w:rsidR="00205486">
          <w:rPr>
            <w:rFonts w:ascii="Palatino Linotype" w:hAnsi="Palatino Linotype"/>
            <w:sz w:val="23"/>
            <w:szCs w:val="23"/>
            <w:lang w:val="en-US"/>
          </w:rPr>
          <w:t xml:space="preserve"> </w:t>
        </w:r>
      </w:ins>
      <w:r>
        <w:rPr>
          <w:rFonts w:ascii="Palatino Linotype" w:hAnsi="Palatino Linotype"/>
          <w:sz w:val="23"/>
          <w:szCs w:val="23"/>
          <w:lang w:val="en-US"/>
        </w:rPr>
        <w:t xml:space="preserve">allowing users to </w:t>
      </w:r>
      <w:r w:rsidR="00793759">
        <w:rPr>
          <w:rFonts w:ascii="Palatino Linotype" w:hAnsi="Palatino Linotype"/>
          <w:sz w:val="23"/>
          <w:szCs w:val="23"/>
          <w:lang w:val="en-US"/>
        </w:rPr>
        <w:t xml:space="preserve">define applications and to </w:t>
      </w:r>
      <w:r>
        <w:rPr>
          <w:rFonts w:ascii="Palatino Linotype" w:hAnsi="Palatino Linotype"/>
          <w:sz w:val="23"/>
          <w:szCs w:val="23"/>
          <w:lang w:val="en-US"/>
        </w:rPr>
        <w:t xml:space="preserve">execute </w:t>
      </w:r>
      <w:r w:rsidR="00793759">
        <w:rPr>
          <w:rFonts w:ascii="Palatino Linotype" w:hAnsi="Palatino Linotype"/>
          <w:sz w:val="23"/>
          <w:szCs w:val="23"/>
          <w:lang w:val="en-US"/>
        </w:rPr>
        <w:t xml:space="preserve">and monitor </w:t>
      </w:r>
      <w:r>
        <w:rPr>
          <w:rFonts w:ascii="Palatino Linotype" w:hAnsi="Palatino Linotype"/>
          <w:sz w:val="23"/>
          <w:szCs w:val="23"/>
          <w:lang w:val="en-US"/>
        </w:rPr>
        <w:t xml:space="preserve">jobs in the cloud. </w:t>
      </w:r>
    </w:p>
    <w:p w14:paraId="3960F2D3" w14:textId="57A58956" w:rsidR="00884E76" w:rsidRDefault="00793759" w:rsidP="00884E76">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884E76">
        <w:rPr>
          <w:rFonts w:ascii="Palatino Linotype" w:hAnsi="Palatino Linotype"/>
          <w:sz w:val="23"/>
          <w:szCs w:val="23"/>
          <w:lang w:val="en-US"/>
        </w:rPr>
        <w:t>For clarity purposes, the following modules are distinguishe</w:t>
      </w:r>
      <w:r w:rsidR="00F20095">
        <w:rPr>
          <w:rFonts w:ascii="Palatino Linotype" w:hAnsi="Palatino Linotype"/>
          <w:sz w:val="23"/>
          <w:szCs w:val="23"/>
          <w:lang w:val="en-US"/>
        </w:rPr>
        <w:t>d</w:t>
      </w:r>
      <w:r>
        <w:rPr>
          <w:rFonts w:ascii="Palatino Linotype" w:hAnsi="Palatino Linotype"/>
          <w:sz w:val="23"/>
          <w:szCs w:val="23"/>
          <w:lang w:val="en-US"/>
        </w:rPr>
        <w:t xml:space="preserve"> inside the </w:t>
      </w:r>
      <w:r w:rsidRPr="00793759">
        <w:rPr>
          <w:rFonts w:ascii="Palatino Linotype" w:hAnsi="Palatino Linotype"/>
          <w:i/>
          <w:sz w:val="23"/>
          <w:szCs w:val="23"/>
          <w:lang w:val="en-US"/>
        </w:rPr>
        <w:t>PMES Framework</w:t>
      </w:r>
      <w:r w:rsidR="00F20095">
        <w:rPr>
          <w:rFonts w:ascii="Palatino Linotype" w:hAnsi="Palatino Linotype"/>
          <w:sz w:val="23"/>
          <w:szCs w:val="23"/>
          <w:lang w:val="en-US"/>
        </w:rPr>
        <w:t>:</w:t>
      </w:r>
    </w:p>
    <w:p w14:paraId="575051C8" w14:textId="24A6549E" w:rsidR="00F20095" w:rsidRDefault="00F20095" w:rsidP="00F20095">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PMES-Service</w:t>
      </w:r>
    </w:p>
    <w:p w14:paraId="3F5E4A49" w14:textId="6071AFE0" w:rsidR="00661AA0" w:rsidRDefault="00661AA0" w:rsidP="00661AA0">
      <w:pPr>
        <w:pStyle w:val="ListParagraph"/>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Pr>
          <w:rFonts w:ascii="Palatino Linotype" w:hAnsi="Palatino Linotype"/>
          <w:sz w:val="23"/>
          <w:szCs w:val="23"/>
          <w:lang w:val="en-US"/>
        </w:rPr>
        <w:tab/>
      </w:r>
      <w:del w:id="13" w:author="Cristian" w:date="2015-05-15T16:41:00Z">
        <w:r w:rsidDel="00B274F6">
          <w:rPr>
            <w:rFonts w:ascii="Palatino Linotype" w:hAnsi="Palatino Linotype"/>
            <w:sz w:val="23"/>
            <w:szCs w:val="23"/>
            <w:lang w:val="en-US"/>
          </w:rPr>
          <w:delText xml:space="preserve">Contains </w:delText>
        </w:r>
      </w:del>
      <w:ins w:id="14" w:author="Rosa M Badia" w:date="2015-05-14T08:47:00Z">
        <w:r w:rsidR="00FE4AAC">
          <w:rPr>
            <w:rFonts w:ascii="Palatino Linotype" w:hAnsi="Palatino Linotype"/>
            <w:sz w:val="23"/>
            <w:szCs w:val="23"/>
            <w:lang w:val="en-US"/>
          </w:rPr>
          <w:t xml:space="preserve">Consists of </w:t>
        </w:r>
      </w:ins>
      <w:r>
        <w:rPr>
          <w:rFonts w:ascii="Palatino Linotype" w:hAnsi="Palatino Linotype"/>
          <w:sz w:val="23"/>
          <w:szCs w:val="23"/>
          <w:lang w:val="en-US"/>
        </w:rPr>
        <w:t xml:space="preserve">the </w:t>
      </w:r>
      <w:r w:rsidRPr="00654A4F">
        <w:rPr>
          <w:rFonts w:ascii="Palatino Linotype" w:hAnsi="Palatino Linotype"/>
          <w:i/>
          <w:sz w:val="23"/>
          <w:szCs w:val="23"/>
          <w:lang w:val="en-US"/>
        </w:rPr>
        <w:t>PMES</w:t>
      </w:r>
      <w:r>
        <w:rPr>
          <w:rFonts w:ascii="Palatino Linotype" w:hAnsi="Palatino Linotype"/>
          <w:sz w:val="23"/>
          <w:szCs w:val="23"/>
          <w:lang w:val="en-US"/>
        </w:rPr>
        <w:t xml:space="preserve"> Runtime </w:t>
      </w:r>
      <w:del w:id="15" w:author="Rosa M Badia" w:date="2015-05-14T08:47:00Z">
        <w:r w:rsidDel="00FE4AAC">
          <w:rPr>
            <w:rFonts w:ascii="Palatino Linotype" w:hAnsi="Palatino Linotype"/>
            <w:sz w:val="23"/>
            <w:szCs w:val="23"/>
            <w:lang w:val="en-US"/>
          </w:rPr>
          <w:delText>for the all execution</w:delText>
        </w:r>
      </w:del>
      <w:ins w:id="16" w:author="Rosa M Badia" w:date="2015-05-14T08:47:00Z">
        <w:r w:rsidR="00FE4AAC">
          <w:rPr>
            <w:rFonts w:ascii="Palatino Linotype" w:hAnsi="Palatino Linotype"/>
            <w:sz w:val="23"/>
            <w:szCs w:val="23"/>
            <w:lang w:val="en-US"/>
          </w:rPr>
          <w:t>that performs all the PMES features</w:t>
        </w:r>
      </w:ins>
    </w:p>
    <w:p w14:paraId="1F54AA30" w14:textId="77777777" w:rsidR="00F20095" w:rsidRDefault="00F20095" w:rsidP="00F20095">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PMES-Dashboard</w:t>
      </w:r>
    </w:p>
    <w:p w14:paraId="0E11BAD9" w14:textId="77777777" w:rsidR="00661AA0" w:rsidRDefault="00661AA0" w:rsidP="00661AA0">
      <w:pPr>
        <w:pStyle w:val="ListParagraph"/>
        <w:tabs>
          <w:tab w:val="left" w:pos="851"/>
        </w:tabs>
        <w:spacing w:after="0" w:line="360" w:lineRule="auto"/>
        <w:ind w:left="1418"/>
        <w:jc w:val="both"/>
        <w:rPr>
          <w:rFonts w:ascii="Palatino Linotype" w:hAnsi="Palatino Linotype"/>
          <w:sz w:val="23"/>
          <w:szCs w:val="23"/>
          <w:lang w:val="en-US"/>
        </w:rPr>
      </w:pPr>
      <w:proofErr w:type="gramStart"/>
      <w:r>
        <w:rPr>
          <w:rFonts w:ascii="Palatino Linotype" w:hAnsi="Palatino Linotype"/>
          <w:sz w:val="23"/>
          <w:szCs w:val="23"/>
          <w:lang w:val="en-US"/>
        </w:rPr>
        <w:t>Provides a GUI to manage</w:t>
      </w:r>
      <w:ins w:id="17" w:author="Rosa M Badia" w:date="2015-05-14T08:47:00Z">
        <w:r w:rsidR="00FE4AAC">
          <w:rPr>
            <w:rFonts w:ascii="Palatino Linotype" w:hAnsi="Palatino Linotype"/>
            <w:sz w:val="23"/>
            <w:szCs w:val="23"/>
            <w:lang w:val="en-US"/>
          </w:rPr>
          <w:t xml:space="preserve"> the</w:t>
        </w:r>
      </w:ins>
      <w:r>
        <w:rPr>
          <w:rFonts w:ascii="Palatino Linotype" w:hAnsi="Palatino Linotype"/>
          <w:sz w:val="23"/>
          <w:szCs w:val="23"/>
          <w:lang w:val="en-US"/>
        </w:rPr>
        <w:t xml:space="preserve"> </w:t>
      </w:r>
      <w:r w:rsidRPr="00654A4F">
        <w:rPr>
          <w:rFonts w:ascii="Palatino Linotype" w:hAnsi="Palatino Linotype"/>
          <w:i/>
          <w:sz w:val="23"/>
          <w:szCs w:val="23"/>
          <w:lang w:val="en-US"/>
        </w:rPr>
        <w:t>PMES-Service</w:t>
      </w:r>
      <w:r>
        <w:rPr>
          <w:rFonts w:ascii="Palatino Linotype" w:hAnsi="Palatino Linotype"/>
          <w:sz w:val="23"/>
          <w:szCs w:val="23"/>
          <w:lang w:val="en-US"/>
        </w:rPr>
        <w:t xml:space="preserve"> via</w:t>
      </w:r>
      <w:ins w:id="18" w:author="Rosa M Badia" w:date="2015-05-14T08:48:00Z">
        <w:r w:rsidR="00FE4AAC">
          <w:rPr>
            <w:rFonts w:ascii="Palatino Linotype" w:hAnsi="Palatino Linotype"/>
            <w:sz w:val="23"/>
            <w:szCs w:val="23"/>
            <w:lang w:val="en-US"/>
          </w:rPr>
          <w:t xml:space="preserve"> a</w:t>
        </w:r>
      </w:ins>
      <w:r>
        <w:rPr>
          <w:rFonts w:ascii="Palatino Linotype" w:hAnsi="Palatino Linotype"/>
          <w:sz w:val="23"/>
          <w:szCs w:val="23"/>
          <w:lang w:val="en-US"/>
        </w:rPr>
        <w:t xml:space="preserve"> web-client</w:t>
      </w:r>
      <w:ins w:id="19" w:author="Rosa M Badia" w:date="2015-05-14T08:48:00Z">
        <w:r w:rsidR="00FE4AAC">
          <w:rPr>
            <w:rFonts w:ascii="Palatino Linotype" w:hAnsi="Palatino Linotype"/>
            <w:sz w:val="23"/>
            <w:szCs w:val="23"/>
            <w:lang w:val="en-US"/>
          </w:rPr>
          <w:t xml:space="preserve"> interface</w:t>
        </w:r>
      </w:ins>
      <w:r>
        <w:rPr>
          <w:rFonts w:ascii="Palatino Linotype" w:hAnsi="Palatino Linotype"/>
          <w:sz w:val="23"/>
          <w:szCs w:val="23"/>
          <w:lang w:val="en-US"/>
        </w:rPr>
        <w:t>.</w:t>
      </w:r>
      <w:proofErr w:type="gramEnd"/>
      <w:r>
        <w:rPr>
          <w:rFonts w:ascii="Palatino Linotype" w:hAnsi="Palatino Linotype"/>
          <w:sz w:val="23"/>
          <w:szCs w:val="23"/>
          <w:lang w:val="en-US"/>
        </w:rPr>
        <w:t xml:space="preserve"> Its current features include storage management, application management, job management, user management and some monitoring tools. For further information please take a look at section </w:t>
      </w:r>
      <w:r w:rsidRPr="00661AA0">
        <w:rPr>
          <w:rFonts w:ascii="Palatino Linotype" w:hAnsi="Palatino Linotype"/>
          <w:i/>
          <w:sz w:val="23"/>
          <w:szCs w:val="23"/>
          <w:lang w:val="en-US"/>
        </w:rPr>
        <w:t>2. PMES Dashboard</w:t>
      </w:r>
      <w:r>
        <w:rPr>
          <w:rFonts w:ascii="Palatino Linotype" w:hAnsi="Palatino Linotype"/>
          <w:sz w:val="23"/>
          <w:szCs w:val="23"/>
          <w:lang w:val="en-US"/>
        </w:rPr>
        <w:t xml:space="preserve"> in this document.</w:t>
      </w:r>
    </w:p>
    <w:p w14:paraId="5939CE47" w14:textId="77777777" w:rsidR="00F20095" w:rsidRPr="00F20095" w:rsidRDefault="00F20095" w:rsidP="00F20095">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PMES-WS</w:t>
      </w:r>
    </w:p>
    <w:p w14:paraId="19AB6385" w14:textId="77777777" w:rsidR="00884E76" w:rsidRDefault="00661AA0" w:rsidP="00661AA0">
      <w:pPr>
        <w:tabs>
          <w:tab w:val="left" w:pos="851"/>
        </w:tabs>
        <w:spacing w:after="0" w:line="360" w:lineRule="auto"/>
        <w:ind w:left="1418"/>
        <w:jc w:val="both"/>
        <w:rPr>
          <w:rFonts w:ascii="Palatino Linotype" w:hAnsi="Palatino Linotype"/>
          <w:sz w:val="23"/>
          <w:szCs w:val="23"/>
          <w:lang w:val="en-US"/>
        </w:rPr>
      </w:pPr>
      <w:proofErr w:type="gramStart"/>
      <w:r>
        <w:rPr>
          <w:rFonts w:ascii="Palatino Linotype" w:hAnsi="Palatino Linotype"/>
          <w:sz w:val="23"/>
          <w:szCs w:val="23"/>
          <w:lang w:val="en-US"/>
        </w:rPr>
        <w:t>Provides a Web-Service API.</w:t>
      </w:r>
      <w:proofErr w:type="gramEnd"/>
      <w:r>
        <w:rPr>
          <w:rFonts w:ascii="Palatino Linotype" w:hAnsi="Palatino Linotype"/>
          <w:sz w:val="23"/>
          <w:szCs w:val="23"/>
          <w:lang w:val="en-US"/>
        </w:rPr>
        <w:t xml:space="preserve"> For further information please refer to </w:t>
      </w:r>
      <w:r w:rsidRPr="00661AA0">
        <w:rPr>
          <w:rFonts w:ascii="Palatino Linotype" w:hAnsi="Palatino Linotype"/>
          <w:i/>
          <w:sz w:val="23"/>
          <w:szCs w:val="23"/>
          <w:lang w:val="en-US"/>
        </w:rPr>
        <w:t>PMES WS user guide</w:t>
      </w:r>
      <w:r>
        <w:rPr>
          <w:rFonts w:ascii="Palatino Linotype" w:hAnsi="Palatino Linotype"/>
          <w:sz w:val="23"/>
          <w:szCs w:val="23"/>
          <w:lang w:val="en-US"/>
        </w:rPr>
        <w:t xml:space="preserve"> and </w:t>
      </w:r>
      <w:r w:rsidRPr="00661AA0">
        <w:rPr>
          <w:rFonts w:ascii="Palatino Linotype" w:hAnsi="Palatino Linotype"/>
          <w:i/>
          <w:sz w:val="23"/>
          <w:szCs w:val="23"/>
          <w:lang w:val="en-US"/>
        </w:rPr>
        <w:t xml:space="preserve">the PMES WS </w:t>
      </w:r>
      <w:proofErr w:type="spellStart"/>
      <w:r w:rsidRPr="00661AA0">
        <w:rPr>
          <w:rFonts w:ascii="Palatino Linotype" w:hAnsi="Palatino Linotype"/>
          <w:i/>
          <w:sz w:val="23"/>
          <w:szCs w:val="23"/>
          <w:lang w:val="en-US"/>
        </w:rPr>
        <w:t>JavaDoc</w:t>
      </w:r>
      <w:proofErr w:type="spellEnd"/>
      <w:r>
        <w:rPr>
          <w:rFonts w:ascii="Palatino Linotype" w:hAnsi="Palatino Linotype"/>
          <w:sz w:val="23"/>
          <w:szCs w:val="23"/>
          <w:lang w:val="en-US"/>
        </w:rPr>
        <w:t xml:space="preserve"> files that are accessible through the COMPSs BSC</w:t>
      </w:r>
      <w:r>
        <w:rPr>
          <w:rStyle w:val="FootnoteReference"/>
          <w:rFonts w:ascii="Palatino Linotype" w:hAnsi="Palatino Linotype"/>
          <w:sz w:val="23"/>
          <w:szCs w:val="23"/>
          <w:lang w:val="en-US"/>
        </w:rPr>
        <w:footnoteReference w:id="1"/>
      </w:r>
      <w:r w:rsidR="00952405">
        <w:rPr>
          <w:rFonts w:ascii="Palatino Linotype" w:hAnsi="Palatino Linotype"/>
          <w:sz w:val="23"/>
          <w:szCs w:val="23"/>
          <w:lang w:val="en-US"/>
        </w:rPr>
        <w:t xml:space="preserve"> </w:t>
      </w:r>
      <w:r>
        <w:rPr>
          <w:rFonts w:ascii="Palatino Linotype" w:hAnsi="Palatino Linotype"/>
          <w:sz w:val="23"/>
          <w:szCs w:val="23"/>
          <w:lang w:val="en-US"/>
        </w:rPr>
        <w:t xml:space="preserve">webpage under the </w:t>
      </w:r>
      <w:r w:rsidRPr="00661AA0">
        <w:rPr>
          <w:rFonts w:ascii="Palatino Linotype" w:hAnsi="Palatino Linotype"/>
          <w:i/>
          <w:sz w:val="23"/>
          <w:szCs w:val="23"/>
          <w:lang w:val="en-US"/>
        </w:rPr>
        <w:t>PMES Framework</w:t>
      </w:r>
      <w:r>
        <w:rPr>
          <w:rFonts w:ascii="Palatino Linotype" w:hAnsi="Palatino Linotype"/>
          <w:sz w:val="23"/>
          <w:szCs w:val="23"/>
          <w:lang w:val="en-US"/>
        </w:rPr>
        <w:t xml:space="preserve"> section</w:t>
      </w:r>
      <w:r>
        <w:rPr>
          <w:rStyle w:val="FootnoteReference"/>
          <w:rFonts w:ascii="Palatino Linotype" w:hAnsi="Palatino Linotype"/>
          <w:sz w:val="23"/>
          <w:szCs w:val="23"/>
          <w:lang w:val="en-US"/>
        </w:rPr>
        <w:footnoteReference w:id="2"/>
      </w:r>
      <w:r>
        <w:rPr>
          <w:rFonts w:ascii="Palatino Linotype" w:hAnsi="Palatino Linotype"/>
          <w:sz w:val="23"/>
          <w:szCs w:val="23"/>
          <w:lang w:val="en-US"/>
        </w:rPr>
        <w:t>.</w:t>
      </w:r>
    </w:p>
    <w:p w14:paraId="5F15A41B" w14:textId="77777777" w:rsidR="00A81659" w:rsidRDefault="00A81659" w:rsidP="00A81659">
      <w:pPr>
        <w:tabs>
          <w:tab w:val="left" w:pos="851"/>
        </w:tabs>
        <w:spacing w:after="0" w:line="360" w:lineRule="auto"/>
        <w:jc w:val="both"/>
        <w:rPr>
          <w:rFonts w:ascii="Palatino Linotype" w:hAnsi="Palatino Linotype"/>
          <w:sz w:val="23"/>
          <w:szCs w:val="23"/>
          <w:lang w:val="en-US"/>
        </w:rPr>
      </w:pPr>
    </w:p>
    <w:p w14:paraId="5C4581E3" w14:textId="77777777" w:rsidR="00A81659" w:rsidRPr="00A81659" w:rsidRDefault="00A81659" w:rsidP="00A81659">
      <w:pPr>
        <w:pStyle w:val="Heading2"/>
        <w:spacing w:before="0" w:line="360" w:lineRule="auto"/>
        <w:rPr>
          <w:rFonts w:ascii="Palatino Linotype" w:hAnsi="Palatino Linotype"/>
          <w:lang w:val="en-US"/>
        </w:rPr>
      </w:pPr>
      <w:bookmarkStart w:id="20" w:name="_Toc425939199"/>
      <w:r>
        <w:rPr>
          <w:rFonts w:ascii="Palatino Linotype" w:hAnsi="Palatino Linotype"/>
          <w:lang w:val="en-US"/>
        </w:rPr>
        <w:t>1</w:t>
      </w:r>
      <w:r w:rsidRPr="00B33CB5">
        <w:rPr>
          <w:rFonts w:ascii="Palatino Linotype" w:hAnsi="Palatino Linotype"/>
          <w:lang w:val="en-US"/>
        </w:rPr>
        <w:t>.</w:t>
      </w:r>
      <w:r>
        <w:rPr>
          <w:rFonts w:ascii="Palatino Linotype" w:hAnsi="Palatino Linotype"/>
          <w:lang w:val="en-US"/>
        </w:rPr>
        <w:t>2</w:t>
      </w:r>
      <w:r w:rsidRPr="00B33CB5">
        <w:rPr>
          <w:rFonts w:ascii="Palatino Linotype" w:hAnsi="Palatino Linotype"/>
          <w:lang w:val="en-US"/>
        </w:rPr>
        <w:t xml:space="preserve">. </w:t>
      </w:r>
      <w:r>
        <w:rPr>
          <w:rFonts w:ascii="Palatino Linotype" w:hAnsi="Palatino Linotype"/>
          <w:lang w:val="en-US"/>
        </w:rPr>
        <w:t>Keywords definition</w:t>
      </w:r>
      <w:bookmarkEnd w:id="20"/>
    </w:p>
    <w:p w14:paraId="7194D8BF" w14:textId="77777777" w:rsidR="00661AA0" w:rsidRDefault="00884E76" w:rsidP="00884E76">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ins w:id="21" w:author="Rosa M Badia" w:date="2015-05-14T08:58:00Z">
        <w:r w:rsidR="00FE4AAC">
          <w:rPr>
            <w:rFonts w:ascii="Palatino Linotype" w:hAnsi="Palatino Linotype"/>
            <w:sz w:val="23"/>
            <w:szCs w:val="23"/>
            <w:lang w:val="en-US"/>
          </w:rPr>
          <w:t xml:space="preserve">This subsection defines some terminology related to the </w:t>
        </w:r>
        <w:r w:rsidR="00FE4AAC" w:rsidRPr="00FE4AAC">
          <w:rPr>
            <w:rFonts w:ascii="Palatino Linotype" w:hAnsi="Palatino Linotype"/>
            <w:i/>
            <w:sz w:val="23"/>
            <w:szCs w:val="23"/>
            <w:lang w:val="en-US"/>
            <w:rPrChange w:id="22" w:author="Rosa M Badia" w:date="2015-05-14T08:59:00Z">
              <w:rPr>
                <w:rFonts w:ascii="Palatino Linotype" w:hAnsi="Palatino Linotype"/>
                <w:sz w:val="23"/>
                <w:szCs w:val="23"/>
                <w:lang w:val="en-US"/>
              </w:rPr>
            </w:rPrChange>
          </w:rPr>
          <w:t>PMES Framework</w:t>
        </w:r>
        <w:r w:rsidR="00FE4AAC">
          <w:rPr>
            <w:rFonts w:ascii="Palatino Linotype" w:hAnsi="Palatino Linotype"/>
            <w:sz w:val="23"/>
            <w:szCs w:val="23"/>
            <w:lang w:val="en-US"/>
          </w:rPr>
          <w:t xml:space="preserve"> in order</w:t>
        </w:r>
      </w:ins>
      <w:ins w:id="23" w:author="Rosa M Badia" w:date="2015-05-14T09:00:00Z">
        <w:r w:rsidR="00FE4AAC">
          <w:rPr>
            <w:rFonts w:ascii="Palatino Linotype" w:hAnsi="Palatino Linotype"/>
            <w:sz w:val="23"/>
            <w:szCs w:val="23"/>
            <w:lang w:val="en-US"/>
          </w:rPr>
          <w:t xml:space="preserve"> to clarify aspects described in the next sections:</w:t>
        </w:r>
      </w:ins>
      <w:ins w:id="24" w:author="Rosa M Badia" w:date="2015-05-14T08:58:00Z">
        <w:r w:rsidR="00FE4AAC">
          <w:rPr>
            <w:rFonts w:ascii="Palatino Linotype" w:hAnsi="Palatino Linotype"/>
            <w:sz w:val="23"/>
            <w:szCs w:val="23"/>
            <w:lang w:val="en-US"/>
          </w:rPr>
          <w:t xml:space="preserve">  </w:t>
        </w:r>
      </w:ins>
      <w:del w:id="25" w:author="Rosa M Badia" w:date="2015-05-14T09:00:00Z">
        <w:r w:rsidR="00A81659" w:rsidDel="00FE4AAC">
          <w:rPr>
            <w:rFonts w:ascii="Palatino Linotype" w:hAnsi="Palatino Linotype"/>
            <w:sz w:val="23"/>
            <w:szCs w:val="23"/>
            <w:lang w:val="en-US"/>
          </w:rPr>
          <w:delText>I</w:delText>
        </w:r>
      </w:del>
      <w:ins w:id="26" w:author="Rosa M Badia" w:date="2015-05-14T09:00:00Z">
        <w:r w:rsidR="00FE4AAC" w:rsidDel="00FE4AAC">
          <w:rPr>
            <w:rFonts w:ascii="Palatino Linotype" w:hAnsi="Palatino Linotype"/>
            <w:sz w:val="23"/>
            <w:szCs w:val="23"/>
            <w:lang w:val="en-US"/>
          </w:rPr>
          <w:t xml:space="preserve"> </w:t>
        </w:r>
      </w:ins>
      <w:del w:id="27" w:author="Rosa M Badia" w:date="2015-05-14T09:00:00Z">
        <w:r w:rsidR="00A81659" w:rsidDel="00FE4AAC">
          <w:rPr>
            <w:rFonts w:ascii="Palatino Linotype" w:hAnsi="Palatino Linotype"/>
            <w:sz w:val="23"/>
            <w:szCs w:val="23"/>
            <w:lang w:val="en-US"/>
          </w:rPr>
          <w:delText xml:space="preserve">n order that there may be no misunderstanding we encourage </w:delText>
        </w:r>
        <w:r w:rsidR="00A81659" w:rsidRPr="00A81659" w:rsidDel="00FE4AAC">
          <w:rPr>
            <w:rFonts w:ascii="Palatino Linotype" w:hAnsi="Palatino Linotype"/>
            <w:i/>
            <w:sz w:val="23"/>
            <w:szCs w:val="23"/>
            <w:lang w:val="en-US"/>
          </w:rPr>
          <w:delText xml:space="preserve">PMES Framework </w:delText>
        </w:r>
        <w:r w:rsidR="00A81659" w:rsidDel="00FE4AAC">
          <w:rPr>
            <w:rFonts w:ascii="Palatino Linotype" w:hAnsi="Palatino Linotype"/>
            <w:sz w:val="23"/>
            <w:szCs w:val="23"/>
            <w:lang w:val="en-US"/>
          </w:rPr>
          <w:delText>users to be familiar with the following terms:</w:delText>
        </w:r>
      </w:del>
    </w:p>
    <w:p w14:paraId="764C1E2E" w14:textId="77777777" w:rsidR="00A81659" w:rsidRDefault="00A81659" w:rsidP="00A81659">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lastRenderedPageBreak/>
        <w:t>Storage</w:t>
      </w:r>
    </w:p>
    <w:p w14:paraId="612EC238" w14:textId="77777777" w:rsidR="00A81659" w:rsidRDefault="00522596" w:rsidP="00A81659">
      <w:pPr>
        <w:pStyle w:val="ListParagraph"/>
        <w:tabs>
          <w:tab w:val="left" w:pos="851"/>
        </w:tabs>
        <w:spacing w:after="0" w:line="360" w:lineRule="auto"/>
        <w:ind w:left="1416"/>
        <w:jc w:val="both"/>
        <w:rPr>
          <w:rFonts w:ascii="Palatino Linotype" w:hAnsi="Palatino Linotype"/>
          <w:sz w:val="23"/>
          <w:szCs w:val="23"/>
          <w:lang w:val="en-US"/>
        </w:rPr>
      </w:pPr>
      <w:r>
        <w:rPr>
          <w:rFonts w:ascii="Palatino Linotype" w:hAnsi="Palatino Linotype"/>
          <w:sz w:val="23"/>
          <w:szCs w:val="23"/>
          <w:lang w:val="en-US"/>
        </w:rPr>
        <w:t>Provides an a</w:t>
      </w:r>
      <w:r w:rsidR="00A81659">
        <w:rPr>
          <w:rFonts w:ascii="Palatino Linotype" w:hAnsi="Palatino Linotype"/>
          <w:sz w:val="23"/>
          <w:szCs w:val="23"/>
          <w:lang w:val="en-US"/>
        </w:rPr>
        <w:t>ccessible location to input</w:t>
      </w:r>
      <w:r>
        <w:rPr>
          <w:rFonts w:ascii="Palatino Linotype" w:hAnsi="Palatino Linotype"/>
          <w:sz w:val="23"/>
          <w:szCs w:val="23"/>
          <w:lang w:val="en-US"/>
        </w:rPr>
        <w:t xml:space="preserve"> and </w:t>
      </w:r>
      <w:r w:rsidR="00A81659">
        <w:rPr>
          <w:rFonts w:ascii="Palatino Linotype" w:hAnsi="Palatino Linotype"/>
          <w:sz w:val="23"/>
          <w:szCs w:val="23"/>
          <w:lang w:val="en-US"/>
        </w:rPr>
        <w:t xml:space="preserve">output files. </w:t>
      </w:r>
      <w:proofErr w:type="gramStart"/>
      <w:r w:rsidR="00A81659">
        <w:rPr>
          <w:rFonts w:ascii="Palatino Linotype" w:hAnsi="Palatino Linotype"/>
          <w:sz w:val="23"/>
          <w:szCs w:val="23"/>
          <w:lang w:val="en-US"/>
        </w:rPr>
        <w:t>A storage</w:t>
      </w:r>
      <w:proofErr w:type="gramEnd"/>
      <w:r w:rsidR="00A81659">
        <w:rPr>
          <w:rFonts w:ascii="Palatino Linotype" w:hAnsi="Palatino Linotype"/>
          <w:sz w:val="23"/>
          <w:szCs w:val="23"/>
          <w:lang w:val="en-US"/>
        </w:rPr>
        <w:t xml:space="preserve"> is defined as a location where </w:t>
      </w:r>
      <w:r w:rsidR="00952405">
        <w:rPr>
          <w:rFonts w:ascii="Palatino Linotype" w:hAnsi="Palatino Linotype"/>
          <w:sz w:val="23"/>
          <w:szCs w:val="23"/>
          <w:lang w:val="en-US"/>
        </w:rPr>
        <w:t>users</w:t>
      </w:r>
      <w:r w:rsidR="00A81659">
        <w:rPr>
          <w:rFonts w:ascii="Palatino Linotype" w:hAnsi="Palatino Linotype"/>
          <w:sz w:val="23"/>
          <w:szCs w:val="23"/>
          <w:lang w:val="en-US"/>
        </w:rPr>
        <w:t xml:space="preserve"> can access to upload or download the files needed or </w:t>
      </w:r>
      <w:del w:id="28" w:author="Rosa M Badia" w:date="2015-05-14T09:02:00Z">
        <w:r w:rsidR="00A81659" w:rsidDel="006A5648">
          <w:rPr>
            <w:rFonts w:ascii="Palatino Linotype" w:hAnsi="Palatino Linotype"/>
            <w:sz w:val="23"/>
            <w:szCs w:val="23"/>
            <w:lang w:val="en-US"/>
          </w:rPr>
          <w:delText xml:space="preserve">provided </w:delText>
        </w:r>
      </w:del>
      <w:ins w:id="29" w:author="Rosa M Badia" w:date="2015-05-14T09:02:00Z">
        <w:r w:rsidR="006A5648">
          <w:rPr>
            <w:rFonts w:ascii="Palatino Linotype" w:hAnsi="Palatino Linotype"/>
            <w:sz w:val="23"/>
            <w:szCs w:val="23"/>
            <w:lang w:val="en-US"/>
          </w:rPr>
          <w:t xml:space="preserve">generated </w:t>
        </w:r>
      </w:ins>
      <w:r w:rsidR="00A81659">
        <w:rPr>
          <w:rFonts w:ascii="Palatino Linotype" w:hAnsi="Palatino Linotype"/>
          <w:sz w:val="23"/>
          <w:szCs w:val="23"/>
          <w:lang w:val="en-US"/>
        </w:rPr>
        <w:t>by a job. Currently,</w:t>
      </w:r>
      <w:ins w:id="30" w:author="Rosa M Badia" w:date="2015-05-14T09:02:00Z">
        <w:r w:rsidR="006A5648">
          <w:rPr>
            <w:rFonts w:ascii="Palatino Linotype" w:hAnsi="Palatino Linotype"/>
            <w:sz w:val="23"/>
            <w:szCs w:val="23"/>
            <w:lang w:val="en-US"/>
          </w:rPr>
          <w:t xml:space="preserve"> the</w:t>
        </w:r>
      </w:ins>
      <w:r w:rsidR="00A81659">
        <w:rPr>
          <w:rFonts w:ascii="Palatino Linotype" w:hAnsi="Palatino Linotype"/>
          <w:sz w:val="23"/>
          <w:szCs w:val="23"/>
          <w:lang w:val="en-US"/>
        </w:rPr>
        <w:t xml:space="preserve"> </w:t>
      </w:r>
      <w:r w:rsidR="00A81659" w:rsidRPr="00E51C9B">
        <w:rPr>
          <w:rFonts w:ascii="Palatino Linotype" w:hAnsi="Palatino Linotype"/>
          <w:i/>
          <w:sz w:val="23"/>
          <w:szCs w:val="23"/>
          <w:lang w:val="en-US"/>
        </w:rPr>
        <w:t>PMES Framework</w:t>
      </w:r>
      <w:r w:rsidR="00A81659">
        <w:rPr>
          <w:rFonts w:ascii="Palatino Linotype" w:hAnsi="Palatino Linotype"/>
          <w:sz w:val="23"/>
          <w:szCs w:val="23"/>
          <w:lang w:val="en-US"/>
        </w:rPr>
        <w:t xml:space="preserve"> supports FTP, </w:t>
      </w:r>
      <w:proofErr w:type="spellStart"/>
      <w:r w:rsidR="00A81659">
        <w:rPr>
          <w:rFonts w:ascii="Palatino Linotype" w:hAnsi="Palatino Linotype"/>
          <w:sz w:val="23"/>
          <w:szCs w:val="23"/>
          <w:lang w:val="en-US"/>
        </w:rPr>
        <w:t>GCube</w:t>
      </w:r>
      <w:proofErr w:type="spellEnd"/>
      <w:r w:rsidR="00A81659">
        <w:rPr>
          <w:rFonts w:ascii="Palatino Linotype" w:hAnsi="Palatino Linotype"/>
          <w:sz w:val="23"/>
          <w:szCs w:val="23"/>
          <w:lang w:val="en-US"/>
        </w:rPr>
        <w:t xml:space="preserve"> and CDMI protocols. </w:t>
      </w:r>
    </w:p>
    <w:p w14:paraId="59DDD3C1" w14:textId="77777777" w:rsidR="00A81659" w:rsidRPr="00A81659" w:rsidRDefault="00A81659" w:rsidP="00A81659">
      <w:pPr>
        <w:pStyle w:val="ListParagraph"/>
        <w:tabs>
          <w:tab w:val="left" w:pos="851"/>
        </w:tabs>
        <w:spacing w:after="0" w:line="360" w:lineRule="auto"/>
        <w:ind w:left="1416"/>
        <w:jc w:val="both"/>
        <w:rPr>
          <w:rFonts w:ascii="Palatino Linotype" w:hAnsi="Palatino Linotype"/>
          <w:sz w:val="23"/>
          <w:szCs w:val="23"/>
          <w:lang w:val="en-US"/>
        </w:rPr>
      </w:pPr>
    </w:p>
    <w:p w14:paraId="2E118528" w14:textId="77777777" w:rsidR="00A81659" w:rsidRDefault="00A81659" w:rsidP="00A81659">
      <w:pPr>
        <w:pStyle w:val="ListParagraph"/>
        <w:numPr>
          <w:ilvl w:val="0"/>
          <w:numId w:val="1"/>
        </w:numPr>
        <w:tabs>
          <w:tab w:val="left" w:pos="851"/>
        </w:tabs>
        <w:spacing w:after="0" w:line="360" w:lineRule="auto"/>
        <w:jc w:val="both"/>
        <w:rPr>
          <w:rFonts w:ascii="Palatino Linotype" w:hAnsi="Palatino Linotype"/>
          <w:sz w:val="23"/>
          <w:szCs w:val="23"/>
          <w:lang w:val="en-US"/>
        </w:rPr>
      </w:pPr>
      <w:r w:rsidRPr="00A81659">
        <w:rPr>
          <w:rFonts w:ascii="Palatino Linotype" w:hAnsi="Palatino Linotype"/>
          <w:sz w:val="23"/>
          <w:szCs w:val="23"/>
          <w:lang w:val="en-US"/>
        </w:rPr>
        <w:t>Application</w:t>
      </w:r>
    </w:p>
    <w:p w14:paraId="712E148A" w14:textId="2BEFA3E9" w:rsidR="00E51C9B" w:rsidRDefault="00A81659" w:rsidP="00A81659">
      <w:pPr>
        <w:pStyle w:val="ListParagraph"/>
        <w:tabs>
          <w:tab w:val="left" w:pos="851"/>
        </w:tabs>
        <w:spacing w:after="0" w:line="360" w:lineRule="auto"/>
        <w:ind w:left="1416"/>
        <w:jc w:val="both"/>
        <w:rPr>
          <w:rFonts w:ascii="Palatino Linotype" w:hAnsi="Palatino Linotype"/>
          <w:sz w:val="23"/>
          <w:szCs w:val="23"/>
          <w:lang w:val="en-US"/>
        </w:rPr>
      </w:pPr>
      <w:proofErr w:type="gramStart"/>
      <w:r>
        <w:rPr>
          <w:rFonts w:ascii="Palatino Linotype" w:hAnsi="Palatino Linotype"/>
          <w:sz w:val="23"/>
          <w:szCs w:val="23"/>
          <w:lang w:val="en-US"/>
        </w:rPr>
        <w:t>Piece of software</w:t>
      </w:r>
      <w:r w:rsidR="00E51C9B">
        <w:rPr>
          <w:rFonts w:ascii="Palatino Linotype" w:hAnsi="Palatino Linotype"/>
          <w:sz w:val="23"/>
          <w:szCs w:val="23"/>
          <w:lang w:val="en-US"/>
        </w:rPr>
        <w:t xml:space="preserve"> that can be run in the underlying infrastructure.</w:t>
      </w:r>
      <w:proofErr w:type="gramEnd"/>
      <w:r w:rsidR="00E51C9B">
        <w:rPr>
          <w:rFonts w:ascii="Palatino Linotype" w:hAnsi="Palatino Linotype"/>
          <w:sz w:val="23"/>
          <w:szCs w:val="23"/>
          <w:lang w:val="en-US"/>
        </w:rPr>
        <w:t xml:space="preserve"> It can be defined as a </w:t>
      </w:r>
      <w:r w:rsidR="00E51C9B" w:rsidRPr="00E51C9B">
        <w:rPr>
          <w:rFonts w:ascii="Palatino Linotype" w:hAnsi="Palatino Linotype"/>
          <w:i/>
          <w:sz w:val="23"/>
          <w:szCs w:val="23"/>
          <w:lang w:val="en-US"/>
        </w:rPr>
        <w:t>COMPSs</w:t>
      </w:r>
      <w:r w:rsidR="00E51C9B">
        <w:rPr>
          <w:rFonts w:ascii="Palatino Linotype" w:hAnsi="Palatino Linotype"/>
          <w:sz w:val="23"/>
          <w:szCs w:val="23"/>
          <w:lang w:val="en-US"/>
        </w:rPr>
        <w:t xml:space="preserve"> application or as a</w:t>
      </w:r>
      <w:ins w:id="31" w:author="Cristian" w:date="2015-05-15T16:48:00Z">
        <w:r w:rsidR="00205486">
          <w:rPr>
            <w:rFonts w:ascii="Palatino Linotype" w:hAnsi="Palatino Linotype"/>
            <w:sz w:val="23"/>
            <w:szCs w:val="23"/>
            <w:lang w:val="en-US"/>
          </w:rPr>
          <w:t xml:space="preserve"> simple </w:t>
        </w:r>
      </w:ins>
      <w:del w:id="32" w:author="Cristian" w:date="2015-05-15T16:48:00Z">
        <w:r w:rsidR="00E51C9B" w:rsidDel="00205486">
          <w:rPr>
            <w:rFonts w:ascii="Palatino Linotype" w:hAnsi="Palatino Linotype"/>
            <w:sz w:val="23"/>
            <w:szCs w:val="23"/>
            <w:lang w:val="en-US"/>
          </w:rPr>
          <w:delText xml:space="preserve"> single </w:delText>
        </w:r>
      </w:del>
      <w:ins w:id="33" w:author="Rosa M Badia" w:date="2015-05-14T09:02:00Z">
        <w:del w:id="34" w:author="Cristian" w:date="2015-05-15T16:48:00Z">
          <w:r w:rsidR="006A5648" w:rsidDel="00205486">
            <w:rPr>
              <w:rFonts w:ascii="Palatino Linotype" w:hAnsi="Palatino Linotype"/>
              <w:sz w:val="23"/>
              <w:szCs w:val="23"/>
              <w:lang w:val="en-US"/>
            </w:rPr>
            <w:delText>regular</w:delText>
          </w:r>
        </w:del>
        <w:r w:rsidR="006A5648">
          <w:rPr>
            <w:rFonts w:ascii="Palatino Linotype" w:hAnsi="Palatino Linotype"/>
            <w:sz w:val="23"/>
            <w:szCs w:val="23"/>
            <w:lang w:val="en-US"/>
          </w:rPr>
          <w:t xml:space="preserve"> </w:t>
        </w:r>
      </w:ins>
      <w:r w:rsidR="00E51C9B">
        <w:rPr>
          <w:rFonts w:ascii="Palatino Linotype" w:hAnsi="Palatino Linotype"/>
          <w:sz w:val="23"/>
          <w:szCs w:val="23"/>
          <w:lang w:val="en-US"/>
        </w:rPr>
        <w:t>application.</w:t>
      </w:r>
    </w:p>
    <w:p w14:paraId="0FD6D724" w14:textId="77777777" w:rsidR="00A81659" w:rsidRPr="00A81659" w:rsidRDefault="00A81659" w:rsidP="00A81659">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Job</w:t>
      </w:r>
    </w:p>
    <w:p w14:paraId="40082DDC" w14:textId="1DF17D58" w:rsidR="00884E76" w:rsidRDefault="00195701" w:rsidP="00E51C9B">
      <w:pPr>
        <w:tabs>
          <w:tab w:val="left" w:pos="851"/>
        </w:tabs>
        <w:spacing w:after="0" w:line="360" w:lineRule="auto"/>
        <w:ind w:left="1416"/>
        <w:jc w:val="both"/>
        <w:rPr>
          <w:rFonts w:ascii="Palatino Linotype" w:hAnsi="Palatino Linotype"/>
          <w:sz w:val="23"/>
          <w:szCs w:val="23"/>
          <w:lang w:val="en-US"/>
        </w:rPr>
      </w:pPr>
      <w:r>
        <w:rPr>
          <w:rFonts w:ascii="Palatino Linotype" w:hAnsi="Palatino Linotype"/>
          <w:sz w:val="23"/>
          <w:szCs w:val="23"/>
          <w:lang w:val="en-US"/>
        </w:rPr>
        <w:t xml:space="preserve">A job is defined as a combination of an application and a set of files to </w:t>
      </w:r>
      <w:ins w:id="35" w:author="Rosa M Badia" w:date="2015-05-14T09:02:00Z">
        <w:r w:rsidR="006A5648">
          <w:rPr>
            <w:rFonts w:ascii="Palatino Linotype" w:hAnsi="Palatino Linotype"/>
            <w:sz w:val="23"/>
            <w:szCs w:val="23"/>
            <w:lang w:val="en-US"/>
          </w:rPr>
          <w:t xml:space="preserve">be </w:t>
        </w:r>
      </w:ins>
      <w:r>
        <w:rPr>
          <w:rFonts w:ascii="Palatino Linotype" w:hAnsi="Palatino Linotype"/>
          <w:sz w:val="23"/>
          <w:szCs w:val="23"/>
          <w:lang w:val="en-US"/>
        </w:rPr>
        <w:t>deploy</w:t>
      </w:r>
      <w:ins w:id="36" w:author="Rosa M Badia" w:date="2015-05-14T09:02:00Z">
        <w:r w:rsidR="006A5648">
          <w:rPr>
            <w:rFonts w:ascii="Palatino Linotype" w:hAnsi="Palatino Linotype"/>
            <w:sz w:val="23"/>
            <w:szCs w:val="23"/>
            <w:lang w:val="en-US"/>
          </w:rPr>
          <w:t>ed</w:t>
        </w:r>
      </w:ins>
      <w:r>
        <w:rPr>
          <w:rFonts w:ascii="Palatino Linotype" w:hAnsi="Palatino Linotype"/>
          <w:sz w:val="23"/>
          <w:szCs w:val="23"/>
          <w:lang w:val="en-US"/>
        </w:rPr>
        <w:t xml:space="preserve"> </w:t>
      </w:r>
      <w:del w:id="37" w:author="Rosa M Badia" w:date="2015-05-14T09:02:00Z">
        <w:r w:rsidDel="006A5648">
          <w:rPr>
            <w:rFonts w:ascii="Palatino Linotype" w:hAnsi="Palatino Linotype"/>
            <w:sz w:val="23"/>
            <w:szCs w:val="23"/>
            <w:lang w:val="en-US"/>
          </w:rPr>
          <w:delText xml:space="preserve">in </w:delText>
        </w:r>
      </w:del>
      <w:ins w:id="38" w:author="Rosa M Badia" w:date="2015-05-14T09:02:00Z">
        <w:r w:rsidR="006A5648">
          <w:rPr>
            <w:rFonts w:ascii="Palatino Linotype" w:hAnsi="Palatino Linotype"/>
            <w:sz w:val="23"/>
            <w:szCs w:val="23"/>
            <w:lang w:val="en-US"/>
          </w:rPr>
          <w:t xml:space="preserve">at </w:t>
        </w:r>
      </w:ins>
      <w:r>
        <w:rPr>
          <w:rFonts w:ascii="Palatino Linotype" w:hAnsi="Palatino Linotype"/>
          <w:sz w:val="23"/>
          <w:szCs w:val="23"/>
          <w:lang w:val="en-US"/>
        </w:rPr>
        <w:t>execution time. T</w:t>
      </w:r>
      <w:r w:rsidR="00884E76">
        <w:rPr>
          <w:rFonts w:ascii="Palatino Linotype" w:hAnsi="Palatino Linotype"/>
          <w:sz w:val="23"/>
          <w:szCs w:val="23"/>
          <w:lang w:val="en-US"/>
        </w:rPr>
        <w:t xml:space="preserve">he results that </w:t>
      </w:r>
      <w:r w:rsidR="00952405">
        <w:rPr>
          <w:rFonts w:ascii="Palatino Linotype" w:hAnsi="Palatino Linotype"/>
          <w:sz w:val="23"/>
          <w:szCs w:val="23"/>
          <w:lang w:val="en-US"/>
        </w:rPr>
        <w:t>users</w:t>
      </w:r>
      <w:r w:rsidR="00884E76">
        <w:rPr>
          <w:rFonts w:ascii="Palatino Linotype" w:hAnsi="Palatino Linotype"/>
          <w:sz w:val="23"/>
          <w:szCs w:val="23"/>
          <w:lang w:val="en-US"/>
        </w:rPr>
        <w:t xml:space="preserve"> can obtain from a job execution are </w:t>
      </w:r>
      <w:del w:id="39" w:author="Rosa M Badia" w:date="2015-05-14T09:03:00Z">
        <w:r w:rsidR="00884E76" w:rsidDel="006A5648">
          <w:rPr>
            <w:rFonts w:ascii="Palatino Linotype" w:hAnsi="Palatino Linotype"/>
            <w:sz w:val="23"/>
            <w:szCs w:val="23"/>
            <w:lang w:val="en-US"/>
          </w:rPr>
          <w:delText xml:space="preserve">separated </w:delText>
        </w:r>
      </w:del>
      <w:ins w:id="40" w:author="Rosa M Badia" w:date="2015-05-14T09:03:00Z">
        <w:r w:rsidR="006A5648">
          <w:rPr>
            <w:rFonts w:ascii="Palatino Linotype" w:hAnsi="Palatino Linotype"/>
            <w:sz w:val="23"/>
            <w:szCs w:val="23"/>
            <w:lang w:val="en-US"/>
          </w:rPr>
          <w:t xml:space="preserve">delivered </w:t>
        </w:r>
      </w:ins>
      <w:r w:rsidR="00884E76">
        <w:rPr>
          <w:rFonts w:ascii="Palatino Linotype" w:hAnsi="Palatino Linotype"/>
          <w:sz w:val="23"/>
          <w:szCs w:val="23"/>
          <w:lang w:val="en-US"/>
        </w:rPr>
        <w:t>in different files containing the application output</w:t>
      </w:r>
      <w:del w:id="41" w:author="Cristian" w:date="2015-05-15T16:49:00Z">
        <w:r w:rsidR="00884E76" w:rsidDel="00205486">
          <w:rPr>
            <w:rFonts w:ascii="Palatino Linotype" w:hAnsi="Palatino Linotype"/>
            <w:sz w:val="23"/>
            <w:szCs w:val="23"/>
            <w:lang w:val="en-US"/>
          </w:rPr>
          <w:delText xml:space="preserve">, a set of files </w:delText>
        </w:r>
        <w:commentRangeStart w:id="42"/>
        <w:r w:rsidR="00884E76" w:rsidRPr="006A5648" w:rsidDel="00205486">
          <w:rPr>
            <w:rFonts w:ascii="Palatino Linotype" w:hAnsi="Palatino Linotype"/>
            <w:sz w:val="23"/>
            <w:szCs w:val="23"/>
            <w:highlight w:val="yellow"/>
            <w:lang w:val="en-US"/>
            <w:rPrChange w:id="43" w:author="Rosa M Badia" w:date="2015-05-14T09:04:00Z">
              <w:rPr>
                <w:rFonts w:ascii="Palatino Linotype" w:hAnsi="Palatino Linotype"/>
                <w:sz w:val="23"/>
                <w:szCs w:val="23"/>
                <w:lang w:val="en-US"/>
              </w:rPr>
            </w:rPrChange>
          </w:rPr>
          <w:delText>to recover after the job execution</w:delText>
        </w:r>
        <w:r w:rsidR="00884E76" w:rsidDel="00205486">
          <w:rPr>
            <w:rFonts w:ascii="Palatino Linotype" w:hAnsi="Palatino Linotype"/>
            <w:sz w:val="23"/>
            <w:szCs w:val="23"/>
            <w:lang w:val="en-US"/>
          </w:rPr>
          <w:delText xml:space="preserve"> </w:delText>
        </w:r>
        <w:commentRangeEnd w:id="42"/>
        <w:r w:rsidR="006A5648" w:rsidDel="00205486">
          <w:rPr>
            <w:rStyle w:val="CommentReference"/>
          </w:rPr>
          <w:commentReference w:id="42"/>
        </w:r>
        <w:r w:rsidR="00884E76" w:rsidDel="00205486">
          <w:rPr>
            <w:rFonts w:ascii="Palatino Linotype" w:hAnsi="Palatino Linotype"/>
            <w:sz w:val="23"/>
            <w:szCs w:val="23"/>
            <w:lang w:val="en-US"/>
          </w:rPr>
          <w:delText>and</w:delText>
        </w:r>
      </w:del>
      <w:ins w:id="44" w:author="Cristian" w:date="2015-05-15T16:49:00Z">
        <w:r w:rsidR="00205486">
          <w:rPr>
            <w:rFonts w:ascii="Palatino Linotype" w:hAnsi="Palatino Linotype"/>
            <w:sz w:val="23"/>
            <w:szCs w:val="23"/>
            <w:lang w:val="en-US"/>
          </w:rPr>
          <w:t xml:space="preserve"> and</w:t>
        </w:r>
      </w:ins>
      <w:r w:rsidR="00884E76">
        <w:rPr>
          <w:rFonts w:ascii="Palatino Linotype" w:hAnsi="Palatino Linotype"/>
          <w:sz w:val="23"/>
          <w:szCs w:val="23"/>
          <w:lang w:val="en-US"/>
        </w:rPr>
        <w:t xml:space="preserve"> the PMES logs generated during the execution.</w:t>
      </w:r>
    </w:p>
    <w:p w14:paraId="14D42A17" w14:textId="77777777" w:rsidR="00B33CB5" w:rsidRDefault="00B33CB5" w:rsidP="00B33CB5">
      <w:pPr>
        <w:spacing w:after="0" w:line="360" w:lineRule="auto"/>
        <w:rPr>
          <w:rFonts w:ascii="Palatino Linotype" w:eastAsiaTheme="majorEastAsia" w:hAnsi="Palatino Linotype" w:cstheme="majorBidi"/>
          <w:b/>
          <w:bCs/>
          <w:color w:val="365F91" w:themeColor="accent1" w:themeShade="BF"/>
          <w:sz w:val="28"/>
          <w:szCs w:val="28"/>
          <w:lang w:val="en-US"/>
        </w:rPr>
      </w:pPr>
      <w:r>
        <w:rPr>
          <w:rFonts w:ascii="Palatino Linotype" w:hAnsi="Palatino Linotype"/>
          <w:lang w:val="en-US"/>
        </w:rPr>
        <w:br w:type="page"/>
      </w:r>
    </w:p>
    <w:p w14:paraId="2A5F6DAD" w14:textId="77777777" w:rsidR="00B33CB5" w:rsidRPr="00687AB1" w:rsidRDefault="00B33CB5" w:rsidP="00B33CB5">
      <w:pPr>
        <w:pStyle w:val="Heading1"/>
        <w:spacing w:before="0" w:line="360" w:lineRule="auto"/>
        <w:rPr>
          <w:rFonts w:ascii="Palatino Linotype" w:hAnsi="Palatino Linotype"/>
          <w:lang w:val="en-US"/>
        </w:rPr>
      </w:pPr>
      <w:bookmarkStart w:id="45" w:name="_Toc425939200"/>
      <w:r>
        <w:rPr>
          <w:rFonts w:ascii="Palatino Linotype" w:hAnsi="Palatino Linotype"/>
          <w:lang w:val="en-US"/>
        </w:rPr>
        <w:lastRenderedPageBreak/>
        <w:t>2. PMES Dashboard</w:t>
      </w:r>
      <w:bookmarkEnd w:id="45"/>
    </w:p>
    <w:p w14:paraId="29FF5DF7" w14:textId="77777777" w:rsidR="00B33CB5" w:rsidRDefault="00E51C9B" w:rsidP="00E51C9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The</w:t>
      </w:r>
      <w:r w:rsidR="00195701">
        <w:rPr>
          <w:rFonts w:ascii="Palatino Linotype" w:hAnsi="Palatino Linotype"/>
          <w:sz w:val="23"/>
          <w:szCs w:val="23"/>
          <w:lang w:val="en-US"/>
        </w:rPr>
        <w:t xml:space="preserve"> </w:t>
      </w:r>
      <w:r w:rsidR="00195701" w:rsidRPr="00E51C9B">
        <w:rPr>
          <w:rFonts w:ascii="Palatino Linotype" w:hAnsi="Palatino Linotype"/>
          <w:i/>
          <w:sz w:val="23"/>
          <w:szCs w:val="23"/>
          <w:lang w:val="en-US"/>
        </w:rPr>
        <w:t>PMES Dashboard</w:t>
      </w:r>
      <w:r w:rsidR="00195701">
        <w:rPr>
          <w:rFonts w:ascii="Palatino Linotype" w:hAnsi="Palatino Linotype"/>
          <w:sz w:val="23"/>
          <w:szCs w:val="23"/>
          <w:lang w:val="en-US"/>
        </w:rPr>
        <w:t xml:space="preserve"> </w:t>
      </w:r>
      <w:r>
        <w:rPr>
          <w:rFonts w:ascii="Palatino Linotype" w:hAnsi="Palatino Linotype"/>
          <w:sz w:val="23"/>
          <w:szCs w:val="23"/>
          <w:lang w:val="en-US"/>
        </w:rPr>
        <w:t xml:space="preserve">provides a GUI to manage the </w:t>
      </w:r>
      <w:r w:rsidRPr="00E51C9B">
        <w:rPr>
          <w:rFonts w:ascii="Palatino Linotype" w:hAnsi="Palatino Linotype"/>
          <w:i/>
          <w:sz w:val="23"/>
          <w:szCs w:val="23"/>
          <w:lang w:val="en-US"/>
        </w:rPr>
        <w:t>PMES Service</w:t>
      </w:r>
      <w:r>
        <w:rPr>
          <w:rFonts w:ascii="Palatino Linotype" w:hAnsi="Palatino Linotype"/>
          <w:sz w:val="23"/>
          <w:szCs w:val="23"/>
          <w:lang w:val="en-US"/>
        </w:rPr>
        <w:t xml:space="preserve">. Principally, it </w:t>
      </w:r>
      <w:r w:rsidR="00195701">
        <w:rPr>
          <w:rFonts w:ascii="Palatino Linotype" w:hAnsi="Palatino Linotype"/>
          <w:sz w:val="23"/>
          <w:szCs w:val="23"/>
          <w:lang w:val="en-US"/>
        </w:rPr>
        <w:t xml:space="preserve">enables the management of </w:t>
      </w:r>
      <w:r>
        <w:rPr>
          <w:rFonts w:ascii="Palatino Linotype" w:hAnsi="Palatino Linotype"/>
          <w:sz w:val="23"/>
          <w:szCs w:val="23"/>
          <w:lang w:val="en-US"/>
        </w:rPr>
        <w:t xml:space="preserve">storages, applications, jobs </w:t>
      </w:r>
      <w:r w:rsidR="00195701">
        <w:rPr>
          <w:rFonts w:ascii="Palatino Linotype" w:hAnsi="Palatino Linotype"/>
          <w:sz w:val="23"/>
          <w:szCs w:val="23"/>
          <w:lang w:val="en-US"/>
        </w:rPr>
        <w:t xml:space="preserve">and </w:t>
      </w:r>
      <w:r>
        <w:rPr>
          <w:rFonts w:ascii="Palatino Linotype" w:hAnsi="Palatino Linotype"/>
          <w:sz w:val="23"/>
          <w:szCs w:val="23"/>
          <w:lang w:val="en-US"/>
        </w:rPr>
        <w:t>users.</w:t>
      </w:r>
    </w:p>
    <w:p w14:paraId="44C49795" w14:textId="77777777" w:rsidR="00CC7836" w:rsidRDefault="00CC7836" w:rsidP="00E51C9B">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8"/>
      </w:tblGrid>
      <w:tr w:rsidR="00E51C9B" w14:paraId="7D20655F" w14:textId="77777777" w:rsidTr="00E51C9B">
        <w:tc>
          <w:tcPr>
            <w:tcW w:w="8644" w:type="dxa"/>
          </w:tcPr>
          <w:p w14:paraId="44F81A93" w14:textId="77777777" w:rsidR="00E51C9B" w:rsidRDefault="00E51C9B" w:rsidP="00E51C9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2856FF9A" wp14:editId="2C986CE5">
                  <wp:extent cx="5393008" cy="3083066"/>
                  <wp:effectExtent l="0" t="0" r="0" b="3175"/>
                  <wp:docPr id="4" name="Picture 4" descr="C:\LinuxUpDown\PMES\pmes-snapshots\1-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nuxUpDown\PMES\pmes-snapshots\1-login.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52"/>
                          <a:stretch/>
                        </pic:blipFill>
                        <pic:spPr bwMode="auto">
                          <a:xfrm>
                            <a:off x="0" y="0"/>
                            <a:ext cx="5396230" cy="308490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51C9B" w:rsidRPr="00170E8F" w14:paraId="017CC819" w14:textId="77777777" w:rsidTr="00E51C9B">
        <w:tc>
          <w:tcPr>
            <w:tcW w:w="8644" w:type="dxa"/>
          </w:tcPr>
          <w:p w14:paraId="5EDDE3E6" w14:textId="77777777" w:rsidR="00E51C9B" w:rsidRPr="00E51C9B" w:rsidRDefault="00E51C9B" w:rsidP="00E51C9B">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Figure 1: PMES Dashboard login webpage</w:t>
            </w:r>
          </w:p>
        </w:tc>
      </w:tr>
    </w:tbl>
    <w:p w14:paraId="2B151CE2" w14:textId="77777777" w:rsidR="00E51C9B" w:rsidRDefault="00E51C9B" w:rsidP="00E51C9B">
      <w:pPr>
        <w:tabs>
          <w:tab w:val="left" w:pos="851"/>
        </w:tabs>
        <w:spacing w:after="0" w:line="360" w:lineRule="auto"/>
        <w:jc w:val="both"/>
        <w:rPr>
          <w:rFonts w:ascii="Palatino Linotype" w:hAnsi="Palatino Linotype"/>
          <w:sz w:val="23"/>
          <w:szCs w:val="23"/>
          <w:lang w:val="en-US"/>
        </w:rPr>
      </w:pPr>
    </w:p>
    <w:p w14:paraId="6401CD9C" w14:textId="77777777" w:rsidR="00E51C9B" w:rsidRDefault="00E51C9B" w:rsidP="00E51C9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As shown in </w:t>
      </w:r>
      <w:r w:rsidRPr="00E51C9B">
        <w:rPr>
          <w:rFonts w:ascii="Palatino Linotype" w:hAnsi="Palatino Linotype"/>
          <w:i/>
          <w:sz w:val="23"/>
          <w:szCs w:val="23"/>
          <w:lang w:val="en-US"/>
        </w:rPr>
        <w:t>Figure 1</w:t>
      </w:r>
      <w:r>
        <w:rPr>
          <w:rFonts w:ascii="Palatino Linotype" w:hAnsi="Palatino Linotype"/>
          <w:sz w:val="23"/>
          <w:szCs w:val="23"/>
          <w:lang w:val="en-US"/>
        </w:rPr>
        <w:t xml:space="preserve">, it can be accessed via webpage and it is equipped with a credential system. Moreover, an </w:t>
      </w:r>
      <w:proofErr w:type="gramStart"/>
      <w:r w:rsidRPr="00E51C9B">
        <w:rPr>
          <w:rFonts w:ascii="Palatino Linotype" w:hAnsi="Palatino Linotype"/>
          <w:i/>
          <w:sz w:val="23"/>
          <w:szCs w:val="23"/>
          <w:lang w:val="en-US"/>
        </w:rPr>
        <w:t>About</w:t>
      </w:r>
      <w:proofErr w:type="gramEnd"/>
      <w:r>
        <w:rPr>
          <w:rFonts w:ascii="Palatino Linotype" w:hAnsi="Palatino Linotype"/>
          <w:sz w:val="23"/>
          <w:szCs w:val="23"/>
          <w:lang w:val="en-US"/>
        </w:rPr>
        <w:t xml:space="preserve"> menu is provided to clarify which </w:t>
      </w:r>
      <w:ins w:id="46" w:author="Rosa M Badia" w:date="2015-05-14T09:04:00Z">
        <w:r w:rsidR="006A5648">
          <w:rPr>
            <w:rFonts w:ascii="Palatino Linotype" w:hAnsi="Palatino Linotype"/>
            <w:sz w:val="23"/>
            <w:szCs w:val="23"/>
            <w:lang w:val="en-US"/>
          </w:rPr>
          <w:t xml:space="preserve">version of the </w:t>
        </w:r>
      </w:ins>
      <w:r w:rsidRPr="00E51C9B">
        <w:rPr>
          <w:rFonts w:ascii="Palatino Linotype" w:hAnsi="Palatino Linotype"/>
          <w:i/>
          <w:sz w:val="23"/>
          <w:szCs w:val="23"/>
          <w:lang w:val="en-US"/>
        </w:rPr>
        <w:t>PMES-service</w:t>
      </w:r>
      <w:r>
        <w:rPr>
          <w:rFonts w:ascii="Palatino Linotype" w:hAnsi="Palatino Linotype"/>
          <w:sz w:val="23"/>
          <w:szCs w:val="23"/>
          <w:lang w:val="en-US"/>
        </w:rPr>
        <w:t xml:space="preserve"> is </w:t>
      </w:r>
      <w:del w:id="47" w:author="Rosa M Badia" w:date="2015-05-14T09:04:00Z">
        <w:r w:rsidDel="006A5648">
          <w:rPr>
            <w:rFonts w:ascii="Palatino Linotype" w:hAnsi="Palatino Linotype"/>
            <w:sz w:val="23"/>
            <w:szCs w:val="23"/>
            <w:lang w:val="en-US"/>
          </w:rPr>
          <w:delText>being attacked</w:delText>
        </w:r>
      </w:del>
      <w:ins w:id="48" w:author="Rosa M Badia" w:date="2015-05-14T09:04:00Z">
        <w:r w:rsidR="006A5648">
          <w:rPr>
            <w:rFonts w:ascii="Palatino Linotype" w:hAnsi="Palatino Linotype"/>
            <w:sz w:val="23"/>
            <w:szCs w:val="23"/>
            <w:lang w:val="en-US"/>
          </w:rPr>
          <w:t>used</w:t>
        </w:r>
      </w:ins>
      <w:r>
        <w:rPr>
          <w:rFonts w:ascii="Palatino Linotype" w:hAnsi="Palatino Linotype"/>
          <w:sz w:val="23"/>
          <w:szCs w:val="23"/>
          <w:lang w:val="en-US"/>
        </w:rPr>
        <w:t xml:space="preserve"> by the currently deployed </w:t>
      </w:r>
      <w:r w:rsidRPr="00E51C9B">
        <w:rPr>
          <w:rFonts w:ascii="Palatino Linotype" w:hAnsi="Palatino Linotype"/>
          <w:i/>
          <w:sz w:val="23"/>
          <w:szCs w:val="23"/>
          <w:lang w:val="en-US"/>
        </w:rPr>
        <w:t>PMES Dashboard</w:t>
      </w:r>
      <w:r>
        <w:rPr>
          <w:rFonts w:ascii="Palatino Linotype" w:hAnsi="Palatino Linotype"/>
          <w:sz w:val="23"/>
          <w:szCs w:val="23"/>
          <w:lang w:val="en-US"/>
        </w:rPr>
        <w:t xml:space="preserve"> (see </w:t>
      </w:r>
      <w:r w:rsidRPr="00E51C9B">
        <w:rPr>
          <w:rFonts w:ascii="Palatino Linotype" w:hAnsi="Palatino Linotype"/>
          <w:i/>
          <w:sz w:val="23"/>
          <w:szCs w:val="23"/>
          <w:lang w:val="en-US"/>
        </w:rPr>
        <w:t>Figure 2</w:t>
      </w:r>
      <w:r>
        <w:rPr>
          <w:rFonts w:ascii="Palatino Linotype" w:hAnsi="Palatino Linotype"/>
          <w:sz w:val="23"/>
          <w:szCs w:val="23"/>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51C9B" w14:paraId="2A2A6ACB" w14:textId="77777777" w:rsidTr="00CC7836">
        <w:tc>
          <w:tcPr>
            <w:tcW w:w="8644" w:type="dxa"/>
          </w:tcPr>
          <w:p w14:paraId="3439D844" w14:textId="77777777" w:rsidR="00E51C9B" w:rsidRDefault="00E51C9B" w:rsidP="00E51C9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6E965EA3" wp14:editId="19B97E11">
                  <wp:extent cx="2662814" cy="1830466"/>
                  <wp:effectExtent l="0" t="0" r="4445" b="0"/>
                  <wp:docPr id="3" name="Picture 3" descr="C:\LinuxUpDown\PMES\pmes-snapshots\10-2-Abou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nuxUpDown\PMES\pmes-snapshots\10-2-About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2852" cy="1830492"/>
                          </a:xfrm>
                          <a:prstGeom prst="rect">
                            <a:avLst/>
                          </a:prstGeom>
                          <a:noFill/>
                          <a:ln>
                            <a:noFill/>
                          </a:ln>
                        </pic:spPr>
                      </pic:pic>
                    </a:graphicData>
                  </a:graphic>
                </wp:inline>
              </w:drawing>
            </w:r>
          </w:p>
        </w:tc>
      </w:tr>
      <w:tr w:rsidR="00E51C9B" w14:paraId="63198BAB" w14:textId="77777777" w:rsidTr="00CC7836">
        <w:tc>
          <w:tcPr>
            <w:tcW w:w="8644" w:type="dxa"/>
          </w:tcPr>
          <w:p w14:paraId="384FA92A" w14:textId="77777777" w:rsidR="00E51C9B" w:rsidRPr="00E51C9B" w:rsidRDefault="00E51C9B" w:rsidP="00E51C9B">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2: About menu</w:t>
            </w:r>
          </w:p>
        </w:tc>
      </w:tr>
    </w:tbl>
    <w:p w14:paraId="66101009" w14:textId="77777777" w:rsidR="00B33CB5" w:rsidRDefault="00B33CB5" w:rsidP="00B33CB5">
      <w:pPr>
        <w:tabs>
          <w:tab w:val="left" w:pos="1360"/>
        </w:tabs>
        <w:spacing w:after="0" w:line="360" w:lineRule="auto"/>
        <w:rPr>
          <w:rFonts w:ascii="Palatino Linotype" w:hAnsi="Palatino Linotype"/>
          <w:sz w:val="23"/>
          <w:szCs w:val="23"/>
          <w:lang w:val="en-US"/>
        </w:rPr>
      </w:pPr>
    </w:p>
    <w:p w14:paraId="11441F36" w14:textId="77777777" w:rsidR="00B33CB5" w:rsidRPr="00CC7836" w:rsidRDefault="00B33CB5" w:rsidP="00CC7836">
      <w:pPr>
        <w:pStyle w:val="Heading2"/>
        <w:spacing w:before="0" w:line="360" w:lineRule="auto"/>
        <w:rPr>
          <w:rFonts w:ascii="Palatino Linotype" w:hAnsi="Palatino Linotype"/>
          <w:lang w:val="en-US"/>
        </w:rPr>
      </w:pPr>
      <w:bookmarkStart w:id="49" w:name="_Toc425939201"/>
      <w:r>
        <w:rPr>
          <w:rFonts w:ascii="Palatino Linotype" w:hAnsi="Palatino Linotype"/>
          <w:lang w:val="en-US"/>
        </w:rPr>
        <w:lastRenderedPageBreak/>
        <w:t>2</w:t>
      </w:r>
      <w:r w:rsidRPr="00B33CB5">
        <w:rPr>
          <w:rFonts w:ascii="Palatino Linotype" w:hAnsi="Palatino Linotype"/>
          <w:lang w:val="en-US"/>
        </w:rPr>
        <w:t xml:space="preserve">.1. </w:t>
      </w:r>
      <w:r>
        <w:rPr>
          <w:rFonts w:ascii="Palatino Linotype" w:hAnsi="Palatino Linotype"/>
          <w:lang w:val="en-US"/>
        </w:rPr>
        <w:t>Typical Dashboard usage</w:t>
      </w:r>
      <w:bookmarkEnd w:id="49"/>
    </w:p>
    <w:p w14:paraId="7D6E0A58" w14:textId="77777777" w:rsidR="00B33CB5" w:rsidRDefault="00CC7836" w:rsidP="00CC7836">
      <w:pPr>
        <w:tabs>
          <w:tab w:val="left" w:pos="709"/>
        </w:tabs>
        <w:spacing w:after="0" w:line="360" w:lineRule="auto"/>
        <w:rPr>
          <w:rFonts w:ascii="Palatino Linotype" w:hAnsi="Palatino Linotype"/>
          <w:sz w:val="23"/>
          <w:szCs w:val="23"/>
          <w:lang w:val="en-US"/>
        </w:rPr>
      </w:pPr>
      <w:r>
        <w:rPr>
          <w:rFonts w:ascii="Palatino Linotype" w:hAnsi="Palatino Linotype"/>
          <w:sz w:val="23"/>
          <w:szCs w:val="23"/>
          <w:lang w:val="en-US"/>
        </w:rPr>
        <w:tab/>
        <w:t xml:space="preserve">The typical usage workflow of the dashboard </w:t>
      </w:r>
      <w:del w:id="50" w:author="Rosa M Badia" w:date="2015-05-14T09:15:00Z">
        <w:r w:rsidDel="00384171">
          <w:rPr>
            <w:rFonts w:ascii="Palatino Linotype" w:hAnsi="Palatino Linotype"/>
            <w:sz w:val="23"/>
            <w:szCs w:val="23"/>
            <w:lang w:val="en-US"/>
          </w:rPr>
          <w:delText xml:space="preserve">will </w:delText>
        </w:r>
      </w:del>
      <w:r>
        <w:rPr>
          <w:rFonts w:ascii="Palatino Linotype" w:hAnsi="Palatino Linotype"/>
          <w:sz w:val="23"/>
          <w:szCs w:val="23"/>
          <w:lang w:val="en-US"/>
        </w:rPr>
        <w:t>consist</w:t>
      </w:r>
      <w:ins w:id="51" w:author="Rosa M Badia" w:date="2015-05-14T09:15:00Z">
        <w:r w:rsidR="00384171">
          <w:rPr>
            <w:rFonts w:ascii="Palatino Linotype" w:hAnsi="Palatino Linotype"/>
            <w:sz w:val="23"/>
            <w:szCs w:val="23"/>
            <w:lang w:val="en-US"/>
          </w:rPr>
          <w:t>s</w:t>
        </w:r>
      </w:ins>
      <w:r>
        <w:rPr>
          <w:rFonts w:ascii="Palatino Linotype" w:hAnsi="Palatino Linotype"/>
          <w:sz w:val="23"/>
          <w:szCs w:val="23"/>
          <w:lang w:val="en-US"/>
        </w:rPr>
        <w:t xml:space="preserve"> </w:t>
      </w:r>
      <w:del w:id="52" w:author="Rosa M Badia" w:date="2015-05-14T09:15:00Z">
        <w:r w:rsidDel="00384171">
          <w:rPr>
            <w:rFonts w:ascii="Palatino Linotype" w:hAnsi="Palatino Linotype"/>
            <w:sz w:val="23"/>
            <w:szCs w:val="23"/>
            <w:lang w:val="en-US"/>
          </w:rPr>
          <w:delText xml:space="preserve">in </w:delText>
        </w:r>
      </w:del>
      <w:ins w:id="53" w:author="Rosa M Badia" w:date="2015-05-14T09:15:00Z">
        <w:r w:rsidR="00384171">
          <w:rPr>
            <w:rFonts w:ascii="Palatino Linotype" w:hAnsi="Palatino Linotype"/>
            <w:sz w:val="23"/>
            <w:szCs w:val="23"/>
            <w:lang w:val="en-US"/>
          </w:rPr>
          <w:t xml:space="preserve">of </w:t>
        </w:r>
      </w:ins>
      <w:r>
        <w:rPr>
          <w:rFonts w:ascii="Palatino Linotype" w:hAnsi="Palatino Linotype"/>
          <w:sz w:val="23"/>
          <w:szCs w:val="23"/>
          <w:lang w:val="en-US"/>
        </w:rPr>
        <w:t>the following steps:</w:t>
      </w:r>
    </w:p>
    <w:p w14:paraId="018FC6DC" w14:textId="77777777" w:rsidR="00CC7836" w:rsidRDefault="00CC7836" w:rsidP="00CC7836">
      <w:pPr>
        <w:pStyle w:val="ListParagraph"/>
        <w:numPr>
          <w:ilvl w:val="0"/>
          <w:numId w:val="1"/>
        </w:numPr>
        <w:tabs>
          <w:tab w:val="left" w:pos="1360"/>
        </w:tabs>
        <w:spacing w:after="0" w:line="360" w:lineRule="auto"/>
        <w:rPr>
          <w:rFonts w:ascii="Palatino Linotype" w:hAnsi="Palatino Linotype"/>
          <w:sz w:val="23"/>
          <w:szCs w:val="23"/>
          <w:lang w:val="en-US"/>
        </w:rPr>
      </w:pPr>
      <w:r>
        <w:rPr>
          <w:rFonts w:ascii="Palatino Linotype" w:hAnsi="Palatino Linotype"/>
          <w:sz w:val="23"/>
          <w:szCs w:val="23"/>
          <w:lang w:val="en-US"/>
        </w:rPr>
        <w:t xml:space="preserve">Add </w:t>
      </w:r>
      <w:ins w:id="54" w:author="Rosa M Badia" w:date="2015-05-14T09:16:00Z">
        <w:r w:rsidR="00384171">
          <w:rPr>
            <w:rFonts w:ascii="Palatino Linotype" w:hAnsi="Palatino Linotype"/>
            <w:sz w:val="23"/>
            <w:szCs w:val="23"/>
            <w:lang w:val="en-US"/>
          </w:rPr>
          <w:t xml:space="preserve">the </w:t>
        </w:r>
      </w:ins>
      <w:r>
        <w:rPr>
          <w:rFonts w:ascii="Palatino Linotype" w:hAnsi="Palatino Linotype"/>
          <w:sz w:val="23"/>
          <w:szCs w:val="23"/>
          <w:lang w:val="en-US"/>
        </w:rPr>
        <w:t>needed storages (endpoints and credentials)</w:t>
      </w:r>
    </w:p>
    <w:p w14:paraId="03CCA730" w14:textId="2A8CA8A9" w:rsidR="00CC7836" w:rsidRDefault="00CC7836" w:rsidP="00CC7836">
      <w:pPr>
        <w:pStyle w:val="ListParagraph"/>
        <w:numPr>
          <w:ilvl w:val="0"/>
          <w:numId w:val="1"/>
        </w:numPr>
        <w:tabs>
          <w:tab w:val="left" w:pos="1360"/>
        </w:tabs>
        <w:spacing w:after="0" w:line="360" w:lineRule="auto"/>
        <w:rPr>
          <w:rFonts w:ascii="Palatino Linotype" w:hAnsi="Palatino Linotype"/>
          <w:sz w:val="23"/>
          <w:szCs w:val="23"/>
          <w:lang w:val="en-US"/>
        </w:rPr>
      </w:pPr>
      <w:r>
        <w:rPr>
          <w:rFonts w:ascii="Palatino Linotype" w:hAnsi="Palatino Linotype"/>
          <w:sz w:val="23"/>
          <w:szCs w:val="23"/>
          <w:lang w:val="en-US"/>
        </w:rPr>
        <w:t>Create</w:t>
      </w:r>
      <w:ins w:id="55" w:author="Rosa M Badia" w:date="2015-05-14T09:16:00Z">
        <w:r w:rsidR="00384171">
          <w:rPr>
            <w:rFonts w:ascii="Palatino Linotype" w:hAnsi="Palatino Linotype"/>
            <w:sz w:val="23"/>
            <w:szCs w:val="23"/>
            <w:lang w:val="en-US"/>
          </w:rPr>
          <w:t xml:space="preserve"> the</w:t>
        </w:r>
      </w:ins>
      <w:r>
        <w:rPr>
          <w:rFonts w:ascii="Palatino Linotype" w:hAnsi="Palatino Linotype"/>
          <w:sz w:val="23"/>
          <w:szCs w:val="23"/>
          <w:lang w:val="en-US"/>
        </w:rPr>
        <w:t xml:space="preserve"> needed application (either</w:t>
      </w:r>
      <w:ins w:id="56" w:author="Cristian" w:date="2015-05-15T16:50:00Z">
        <w:r w:rsidR="00205486">
          <w:rPr>
            <w:rFonts w:ascii="Palatino Linotype" w:hAnsi="Palatino Linotype"/>
            <w:sz w:val="23"/>
            <w:szCs w:val="23"/>
            <w:lang w:val="en-US"/>
          </w:rPr>
          <w:t xml:space="preserve"> </w:t>
        </w:r>
        <w:commentRangeStart w:id="57"/>
        <w:r w:rsidR="00205486">
          <w:rPr>
            <w:rFonts w:ascii="Palatino Linotype" w:hAnsi="Palatino Linotype"/>
            <w:sz w:val="23"/>
            <w:szCs w:val="23"/>
            <w:lang w:val="en-US"/>
          </w:rPr>
          <w:t xml:space="preserve">simple </w:t>
        </w:r>
        <w:commentRangeEnd w:id="57"/>
        <w:r w:rsidR="00205486">
          <w:rPr>
            <w:rStyle w:val="CommentReference"/>
          </w:rPr>
          <w:commentReference w:id="57"/>
        </w:r>
        <w:r w:rsidR="00205486">
          <w:rPr>
            <w:rFonts w:ascii="Palatino Linotype" w:hAnsi="Palatino Linotype"/>
            <w:sz w:val="23"/>
            <w:szCs w:val="23"/>
            <w:lang w:val="en-US"/>
          </w:rPr>
          <w:t>or</w:t>
        </w:r>
      </w:ins>
      <w:del w:id="58" w:author="Cristian" w:date="2015-05-15T16:50:00Z">
        <w:r w:rsidDel="00205486">
          <w:rPr>
            <w:rFonts w:ascii="Palatino Linotype" w:hAnsi="Palatino Linotype"/>
            <w:sz w:val="23"/>
            <w:szCs w:val="23"/>
            <w:lang w:val="en-US"/>
          </w:rPr>
          <w:delText xml:space="preserve"> </w:delText>
        </w:r>
        <w:commentRangeStart w:id="59"/>
        <w:r w:rsidDel="00205486">
          <w:rPr>
            <w:rFonts w:ascii="Palatino Linotype" w:hAnsi="Palatino Linotype"/>
            <w:sz w:val="23"/>
            <w:szCs w:val="23"/>
            <w:lang w:val="en-US"/>
          </w:rPr>
          <w:delText xml:space="preserve">single </w:delText>
        </w:r>
      </w:del>
      <w:ins w:id="60" w:author="Rosa M Badia" w:date="2015-05-14T09:16:00Z">
        <w:del w:id="61" w:author="Cristian" w:date="2015-05-15T16:50:00Z">
          <w:r w:rsidR="00384171" w:rsidDel="00205486">
            <w:rPr>
              <w:rFonts w:ascii="Palatino Linotype" w:hAnsi="Palatino Linotype"/>
              <w:sz w:val="23"/>
              <w:szCs w:val="23"/>
              <w:lang w:val="en-US"/>
            </w:rPr>
            <w:delText xml:space="preserve">regular </w:delText>
          </w:r>
          <w:commentRangeEnd w:id="59"/>
          <w:r w:rsidR="00384171" w:rsidDel="00205486">
            <w:rPr>
              <w:rStyle w:val="CommentReference"/>
            </w:rPr>
            <w:commentReference w:id="59"/>
          </w:r>
        </w:del>
      </w:ins>
      <w:del w:id="62" w:author="Cristian" w:date="2015-05-15T16:50:00Z">
        <w:r w:rsidDel="00205486">
          <w:rPr>
            <w:rFonts w:ascii="Palatino Linotype" w:hAnsi="Palatino Linotype"/>
            <w:sz w:val="23"/>
            <w:szCs w:val="23"/>
            <w:lang w:val="en-US"/>
          </w:rPr>
          <w:delText>or</w:delText>
        </w:r>
      </w:del>
      <w:r>
        <w:rPr>
          <w:rFonts w:ascii="Palatino Linotype" w:hAnsi="Palatino Linotype"/>
          <w:sz w:val="23"/>
          <w:szCs w:val="23"/>
          <w:lang w:val="en-US"/>
        </w:rPr>
        <w:t xml:space="preserve"> COMPSs)</w:t>
      </w:r>
    </w:p>
    <w:p w14:paraId="5D3697EE" w14:textId="77777777" w:rsidR="00CC7836" w:rsidRDefault="00CC7836" w:rsidP="00CC7836">
      <w:pPr>
        <w:pStyle w:val="ListParagraph"/>
        <w:numPr>
          <w:ilvl w:val="0"/>
          <w:numId w:val="1"/>
        </w:numPr>
        <w:tabs>
          <w:tab w:val="left" w:pos="1360"/>
        </w:tabs>
        <w:spacing w:after="0" w:line="360" w:lineRule="auto"/>
        <w:rPr>
          <w:rFonts w:ascii="Palatino Linotype" w:hAnsi="Palatino Linotype"/>
          <w:sz w:val="23"/>
          <w:szCs w:val="23"/>
          <w:lang w:val="en-US"/>
        </w:rPr>
      </w:pPr>
      <w:r>
        <w:rPr>
          <w:rFonts w:ascii="Palatino Linotype" w:hAnsi="Palatino Linotype"/>
          <w:sz w:val="23"/>
          <w:szCs w:val="23"/>
          <w:lang w:val="en-US"/>
        </w:rPr>
        <w:t xml:space="preserve">Create and submit </w:t>
      </w:r>
      <w:ins w:id="63" w:author="Rosa M Badia" w:date="2015-05-14T09:16:00Z">
        <w:r w:rsidR="00384171">
          <w:rPr>
            <w:rFonts w:ascii="Palatino Linotype" w:hAnsi="Palatino Linotype"/>
            <w:sz w:val="23"/>
            <w:szCs w:val="23"/>
            <w:lang w:val="en-US"/>
          </w:rPr>
          <w:t xml:space="preserve">a </w:t>
        </w:r>
      </w:ins>
      <w:r>
        <w:rPr>
          <w:rFonts w:ascii="Palatino Linotype" w:hAnsi="Palatino Linotype"/>
          <w:sz w:val="23"/>
          <w:szCs w:val="23"/>
          <w:lang w:val="en-US"/>
        </w:rPr>
        <w:t xml:space="preserve">new job </w:t>
      </w:r>
    </w:p>
    <w:p w14:paraId="126F7357" w14:textId="77777777" w:rsidR="00CC7836" w:rsidRDefault="00CC7836" w:rsidP="00CC7836">
      <w:pPr>
        <w:pStyle w:val="ListParagraph"/>
        <w:numPr>
          <w:ilvl w:val="0"/>
          <w:numId w:val="1"/>
        </w:numPr>
        <w:tabs>
          <w:tab w:val="left" w:pos="1360"/>
        </w:tabs>
        <w:spacing w:after="0" w:line="360" w:lineRule="auto"/>
        <w:rPr>
          <w:rFonts w:ascii="Palatino Linotype" w:hAnsi="Palatino Linotype"/>
          <w:sz w:val="23"/>
          <w:szCs w:val="23"/>
          <w:lang w:val="en-US"/>
        </w:rPr>
      </w:pPr>
      <w:r>
        <w:rPr>
          <w:rFonts w:ascii="Palatino Linotype" w:hAnsi="Palatino Linotype"/>
          <w:sz w:val="23"/>
          <w:szCs w:val="23"/>
          <w:lang w:val="en-US"/>
        </w:rPr>
        <w:t xml:space="preserve">Monitor </w:t>
      </w:r>
      <w:ins w:id="64" w:author="Rosa M Badia" w:date="2015-05-14T09:16:00Z">
        <w:r w:rsidR="00384171">
          <w:rPr>
            <w:rFonts w:ascii="Palatino Linotype" w:hAnsi="Palatino Linotype"/>
            <w:sz w:val="23"/>
            <w:szCs w:val="23"/>
            <w:lang w:val="en-US"/>
          </w:rPr>
          <w:t xml:space="preserve">the </w:t>
        </w:r>
      </w:ins>
      <w:r>
        <w:rPr>
          <w:rFonts w:ascii="Palatino Linotype" w:hAnsi="Palatino Linotype"/>
          <w:sz w:val="23"/>
          <w:szCs w:val="23"/>
          <w:lang w:val="en-US"/>
        </w:rPr>
        <w:t>job state</w:t>
      </w:r>
    </w:p>
    <w:p w14:paraId="58A89E15" w14:textId="77777777" w:rsidR="00CC7836" w:rsidRDefault="00CC7836" w:rsidP="00CC7836">
      <w:pPr>
        <w:pStyle w:val="ListParagraph"/>
        <w:numPr>
          <w:ilvl w:val="0"/>
          <w:numId w:val="1"/>
        </w:numPr>
        <w:tabs>
          <w:tab w:val="left" w:pos="1360"/>
        </w:tabs>
        <w:spacing w:after="0" w:line="360" w:lineRule="auto"/>
        <w:rPr>
          <w:rFonts w:ascii="Palatino Linotype" w:hAnsi="Palatino Linotype"/>
          <w:sz w:val="23"/>
          <w:szCs w:val="23"/>
          <w:lang w:val="en-US"/>
        </w:rPr>
      </w:pPr>
      <w:r>
        <w:rPr>
          <w:rFonts w:ascii="Palatino Linotype" w:hAnsi="Palatino Linotype"/>
          <w:sz w:val="23"/>
          <w:szCs w:val="23"/>
          <w:lang w:val="en-US"/>
        </w:rPr>
        <w:t xml:space="preserve">Retrieve </w:t>
      </w:r>
      <w:ins w:id="65" w:author="Rosa M Badia" w:date="2015-05-14T09:16:00Z">
        <w:r w:rsidR="00384171">
          <w:rPr>
            <w:rFonts w:ascii="Palatino Linotype" w:hAnsi="Palatino Linotype"/>
            <w:sz w:val="23"/>
            <w:szCs w:val="23"/>
            <w:lang w:val="en-US"/>
          </w:rPr>
          <w:t xml:space="preserve">the </w:t>
        </w:r>
      </w:ins>
      <w:r>
        <w:rPr>
          <w:rFonts w:ascii="Palatino Linotype" w:hAnsi="Palatino Linotype"/>
          <w:sz w:val="23"/>
          <w:szCs w:val="23"/>
          <w:lang w:val="en-US"/>
        </w:rPr>
        <w:t>output and log files</w:t>
      </w:r>
    </w:p>
    <w:p w14:paraId="57C55E6C" w14:textId="77777777" w:rsidR="00CC7836" w:rsidRDefault="00CC7836" w:rsidP="00CC7836">
      <w:pPr>
        <w:tabs>
          <w:tab w:val="left" w:pos="1360"/>
        </w:tabs>
        <w:spacing w:after="0" w:line="360" w:lineRule="auto"/>
        <w:rPr>
          <w:rFonts w:ascii="Palatino Linotype" w:hAnsi="Palatino Linotype"/>
          <w:sz w:val="23"/>
          <w:szCs w:val="23"/>
          <w:lang w:val="en-US"/>
        </w:rPr>
      </w:pPr>
    </w:p>
    <w:p w14:paraId="49C44A6C" w14:textId="77777777" w:rsidR="00CC7836" w:rsidRPr="00CC7836" w:rsidRDefault="00CC7836" w:rsidP="00CC7836">
      <w:pPr>
        <w:tabs>
          <w:tab w:val="left" w:pos="709"/>
        </w:tabs>
        <w:spacing w:after="0" w:line="360" w:lineRule="auto"/>
        <w:rPr>
          <w:rFonts w:ascii="Palatino Linotype" w:hAnsi="Palatino Linotype"/>
          <w:sz w:val="23"/>
          <w:szCs w:val="23"/>
          <w:lang w:val="en-US"/>
        </w:rPr>
      </w:pPr>
      <w:r>
        <w:rPr>
          <w:rFonts w:ascii="Palatino Linotype" w:hAnsi="Palatino Linotype"/>
          <w:sz w:val="23"/>
          <w:szCs w:val="23"/>
          <w:lang w:val="en-US"/>
        </w:rPr>
        <w:tab/>
        <w:t xml:space="preserve">The </w:t>
      </w:r>
      <w:del w:id="66" w:author="Rosa M Badia" w:date="2015-05-14T09:17:00Z">
        <w:r w:rsidDel="00384171">
          <w:rPr>
            <w:rFonts w:ascii="Palatino Linotype" w:hAnsi="Palatino Linotype"/>
            <w:sz w:val="23"/>
            <w:szCs w:val="23"/>
            <w:lang w:val="en-US"/>
          </w:rPr>
          <w:delText xml:space="preserve">following </w:delText>
        </w:r>
      </w:del>
      <w:ins w:id="67" w:author="Rosa M Badia" w:date="2015-05-14T09:17:00Z">
        <w:r w:rsidR="00384171">
          <w:rPr>
            <w:rFonts w:ascii="Palatino Linotype" w:hAnsi="Palatino Linotype"/>
            <w:sz w:val="23"/>
            <w:szCs w:val="23"/>
            <w:lang w:val="en-US"/>
          </w:rPr>
          <w:t xml:space="preserve">next </w:t>
        </w:r>
      </w:ins>
      <w:r>
        <w:rPr>
          <w:rFonts w:ascii="Palatino Linotype" w:hAnsi="Palatino Linotype"/>
          <w:sz w:val="23"/>
          <w:szCs w:val="23"/>
          <w:lang w:val="en-US"/>
        </w:rPr>
        <w:t>sections are meant to provide more in depth information for each of these steps.</w:t>
      </w:r>
    </w:p>
    <w:p w14:paraId="0A67EE60" w14:textId="77777777" w:rsidR="00B33CB5" w:rsidRPr="00687AB1" w:rsidRDefault="00B33CB5" w:rsidP="00B33CB5">
      <w:pPr>
        <w:tabs>
          <w:tab w:val="left" w:pos="1360"/>
        </w:tabs>
        <w:spacing w:after="0" w:line="360" w:lineRule="auto"/>
        <w:rPr>
          <w:rFonts w:ascii="Palatino Linotype" w:hAnsi="Palatino Linotype"/>
          <w:sz w:val="23"/>
          <w:szCs w:val="23"/>
          <w:lang w:val="en-US"/>
        </w:rPr>
      </w:pPr>
    </w:p>
    <w:p w14:paraId="503083E2" w14:textId="77777777" w:rsidR="00B33CB5" w:rsidRDefault="00B33CB5" w:rsidP="00B33CB5">
      <w:pPr>
        <w:spacing w:after="0" w:line="360" w:lineRule="auto"/>
        <w:rPr>
          <w:rFonts w:ascii="Palatino Linotype" w:eastAsiaTheme="majorEastAsia" w:hAnsi="Palatino Linotype" w:cstheme="majorBidi"/>
          <w:b/>
          <w:bCs/>
          <w:color w:val="365F91" w:themeColor="accent1" w:themeShade="BF"/>
          <w:sz w:val="28"/>
          <w:szCs w:val="28"/>
          <w:lang w:val="en-US"/>
        </w:rPr>
      </w:pPr>
      <w:r>
        <w:rPr>
          <w:rFonts w:ascii="Palatino Linotype" w:hAnsi="Palatino Linotype"/>
          <w:lang w:val="en-US"/>
        </w:rPr>
        <w:br w:type="page"/>
      </w:r>
    </w:p>
    <w:p w14:paraId="704058FA" w14:textId="77777777" w:rsidR="00B33CB5" w:rsidRDefault="00B33CB5" w:rsidP="00B33CB5">
      <w:pPr>
        <w:pStyle w:val="Heading1"/>
        <w:spacing w:before="0" w:line="360" w:lineRule="auto"/>
        <w:rPr>
          <w:rFonts w:ascii="Palatino Linotype" w:hAnsi="Palatino Linotype"/>
          <w:lang w:val="en-US"/>
        </w:rPr>
      </w:pPr>
      <w:bookmarkStart w:id="68" w:name="_Toc425939202"/>
      <w:r>
        <w:rPr>
          <w:rFonts w:ascii="Palatino Linotype" w:hAnsi="Palatino Linotype"/>
          <w:lang w:val="en-US"/>
        </w:rPr>
        <w:lastRenderedPageBreak/>
        <w:t>3. Specific GUI Features</w:t>
      </w:r>
      <w:bookmarkEnd w:id="68"/>
    </w:p>
    <w:p w14:paraId="6FA273E4" w14:textId="77777777" w:rsidR="00891AD2" w:rsidRPr="00891AD2" w:rsidRDefault="00891AD2" w:rsidP="00891AD2">
      <w:pPr>
        <w:rPr>
          <w:lang w:val="en-US"/>
        </w:rPr>
      </w:pPr>
    </w:p>
    <w:p w14:paraId="4644E272" w14:textId="77777777" w:rsidR="00B33CB5" w:rsidRPr="00B33CB5" w:rsidRDefault="00B33CB5" w:rsidP="00B33CB5">
      <w:pPr>
        <w:pStyle w:val="Heading2"/>
        <w:spacing w:before="0" w:line="360" w:lineRule="auto"/>
        <w:rPr>
          <w:rFonts w:ascii="Palatino Linotype" w:hAnsi="Palatino Linotype"/>
          <w:lang w:val="en-US"/>
        </w:rPr>
      </w:pPr>
      <w:bookmarkStart w:id="69" w:name="_Toc425939203"/>
      <w:r w:rsidRPr="00B33CB5">
        <w:rPr>
          <w:rFonts w:ascii="Palatino Linotype" w:hAnsi="Palatino Linotype"/>
          <w:lang w:val="en-US"/>
        </w:rPr>
        <w:t xml:space="preserve">3.1. </w:t>
      </w:r>
      <w:r>
        <w:rPr>
          <w:rFonts w:ascii="Palatino Linotype" w:hAnsi="Palatino Linotype"/>
          <w:lang w:val="en-US"/>
        </w:rPr>
        <w:t>Main Page</w:t>
      </w:r>
      <w:bookmarkEnd w:id="69"/>
    </w:p>
    <w:p w14:paraId="5BB0098D" w14:textId="48A3CC81" w:rsidR="00B33CB5" w:rsidRDefault="00522596" w:rsidP="00522596">
      <w:pPr>
        <w:tabs>
          <w:tab w:val="left" w:pos="567"/>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Pr>
          <w:rFonts w:ascii="Palatino Linotype" w:hAnsi="Palatino Linotype"/>
          <w:sz w:val="23"/>
          <w:szCs w:val="23"/>
          <w:lang w:val="en-US"/>
        </w:rPr>
        <w:tab/>
        <w:t xml:space="preserve">After login into the </w:t>
      </w:r>
      <w:r w:rsidRPr="001D10E0">
        <w:rPr>
          <w:rFonts w:ascii="Palatino Linotype" w:hAnsi="Palatino Linotype"/>
          <w:i/>
          <w:sz w:val="23"/>
          <w:szCs w:val="23"/>
          <w:lang w:val="en-US"/>
        </w:rPr>
        <w:t>PMES Dashboard</w:t>
      </w:r>
      <w:r>
        <w:rPr>
          <w:rFonts w:ascii="Palatino Linotype" w:hAnsi="Palatino Linotype"/>
          <w:sz w:val="23"/>
          <w:szCs w:val="23"/>
          <w:lang w:val="en-US"/>
        </w:rPr>
        <w:t xml:space="preserve"> the main page is displayed (see </w:t>
      </w:r>
      <w:r w:rsidRPr="001D10E0">
        <w:rPr>
          <w:rFonts w:ascii="Palatino Linotype" w:hAnsi="Palatino Linotype"/>
          <w:i/>
          <w:sz w:val="23"/>
          <w:szCs w:val="23"/>
          <w:lang w:val="en-US"/>
        </w:rPr>
        <w:t>Figure 3</w:t>
      </w:r>
      <w:r>
        <w:rPr>
          <w:rFonts w:ascii="Palatino Linotype" w:hAnsi="Palatino Linotype"/>
          <w:sz w:val="23"/>
          <w:szCs w:val="23"/>
          <w:lang w:val="en-US"/>
        </w:rPr>
        <w:t xml:space="preserve">). This </w:t>
      </w:r>
      <w:ins w:id="70" w:author="Cristian" w:date="2015-05-15T16:51:00Z">
        <w:r w:rsidR="00205486">
          <w:rPr>
            <w:rFonts w:ascii="Palatino Linotype" w:hAnsi="Palatino Linotype"/>
            <w:sz w:val="23"/>
            <w:szCs w:val="23"/>
            <w:lang w:val="en-US"/>
          </w:rPr>
          <w:t xml:space="preserve">window </w:t>
        </w:r>
      </w:ins>
      <w:commentRangeStart w:id="71"/>
      <w:del w:id="72" w:author="Cristian" w:date="2015-05-15T16:51:00Z">
        <w:r w:rsidDel="00205486">
          <w:rPr>
            <w:rFonts w:ascii="Palatino Linotype" w:hAnsi="Palatino Linotype"/>
            <w:sz w:val="23"/>
            <w:szCs w:val="23"/>
            <w:lang w:val="en-US"/>
          </w:rPr>
          <w:delText xml:space="preserve">page </w:delText>
        </w:r>
        <w:commentRangeEnd w:id="71"/>
        <w:r w:rsidR="008F5860" w:rsidDel="00205486">
          <w:rPr>
            <w:rStyle w:val="CommentReference"/>
          </w:rPr>
          <w:commentReference w:id="71"/>
        </w:r>
      </w:del>
      <w:r>
        <w:rPr>
          <w:rFonts w:ascii="Palatino Linotype" w:hAnsi="Palatino Linotype"/>
          <w:sz w:val="23"/>
          <w:szCs w:val="23"/>
          <w:lang w:val="en-US"/>
        </w:rPr>
        <w:t xml:space="preserve">is designed to allow </w:t>
      </w:r>
      <w:ins w:id="73" w:author="Rosa M Badia" w:date="2015-05-14T09:18:00Z">
        <w:r w:rsidR="008F5860">
          <w:rPr>
            <w:rFonts w:ascii="Palatino Linotype" w:hAnsi="Palatino Linotype"/>
            <w:sz w:val="23"/>
            <w:szCs w:val="23"/>
            <w:lang w:val="en-US"/>
          </w:rPr>
          <w:t xml:space="preserve">the </w:t>
        </w:r>
      </w:ins>
      <w:r>
        <w:rPr>
          <w:rFonts w:ascii="Palatino Linotype" w:hAnsi="Palatino Linotype"/>
          <w:sz w:val="23"/>
          <w:szCs w:val="23"/>
          <w:lang w:val="en-US"/>
        </w:rPr>
        <w:t>users</w:t>
      </w:r>
      <w:ins w:id="74" w:author="Rosa M Badia" w:date="2015-05-14T09:18:00Z">
        <w:r w:rsidR="008F5860">
          <w:rPr>
            <w:rFonts w:ascii="Palatino Linotype" w:hAnsi="Palatino Linotype"/>
            <w:sz w:val="23"/>
            <w:szCs w:val="23"/>
            <w:lang w:val="en-US"/>
          </w:rPr>
          <w:t xml:space="preserve"> to</w:t>
        </w:r>
      </w:ins>
      <w:r>
        <w:rPr>
          <w:rFonts w:ascii="Palatino Linotype" w:hAnsi="Palatino Linotype"/>
          <w:sz w:val="23"/>
          <w:szCs w:val="23"/>
          <w:lang w:val="en-US"/>
        </w:rPr>
        <w:t xml:space="preserve"> access all the different features provided. The page is divided in three parts:</w:t>
      </w:r>
    </w:p>
    <w:p w14:paraId="0B6B53C5" w14:textId="77777777" w:rsidR="00522596" w:rsidRDefault="001D10E0" w:rsidP="001D10E0">
      <w:pPr>
        <w:pStyle w:val="ListParagraph"/>
        <w:numPr>
          <w:ilvl w:val="0"/>
          <w:numId w:val="1"/>
        </w:numPr>
        <w:tabs>
          <w:tab w:val="left" w:pos="709"/>
        </w:tabs>
        <w:spacing w:after="0" w:line="360" w:lineRule="auto"/>
        <w:ind w:left="426" w:firstLine="0"/>
        <w:jc w:val="both"/>
        <w:rPr>
          <w:rFonts w:ascii="Palatino Linotype" w:hAnsi="Palatino Linotype"/>
          <w:sz w:val="23"/>
          <w:szCs w:val="23"/>
          <w:lang w:val="en-US"/>
        </w:rPr>
      </w:pPr>
      <w:r>
        <w:rPr>
          <w:rFonts w:ascii="Palatino Linotype" w:hAnsi="Palatino Linotype"/>
          <w:sz w:val="23"/>
          <w:szCs w:val="23"/>
          <w:lang w:val="en-US"/>
        </w:rPr>
        <w:t>A global menu with different sections for management, jobs creation, tools visualization, system information and user information</w:t>
      </w:r>
      <w:del w:id="75" w:author="Rosa M Badia" w:date="2015-05-14T09:18:00Z">
        <w:r w:rsidDel="008F5860">
          <w:rPr>
            <w:rFonts w:ascii="Palatino Linotype" w:hAnsi="Palatino Linotype"/>
            <w:sz w:val="23"/>
            <w:szCs w:val="23"/>
            <w:lang w:val="en-US"/>
          </w:rPr>
          <w:delText xml:space="preserve">. </w:delText>
        </w:r>
      </w:del>
    </w:p>
    <w:p w14:paraId="2F797579" w14:textId="77777777" w:rsidR="001D10E0" w:rsidRDefault="001D10E0" w:rsidP="001D10E0">
      <w:pPr>
        <w:pStyle w:val="ListParagraph"/>
        <w:numPr>
          <w:ilvl w:val="0"/>
          <w:numId w:val="1"/>
        </w:numPr>
        <w:tabs>
          <w:tab w:val="left" w:pos="709"/>
        </w:tabs>
        <w:spacing w:after="0" w:line="360" w:lineRule="auto"/>
        <w:ind w:left="426" w:firstLine="0"/>
        <w:jc w:val="both"/>
        <w:rPr>
          <w:rFonts w:ascii="Palatino Linotype" w:hAnsi="Palatino Linotype"/>
          <w:sz w:val="23"/>
          <w:szCs w:val="23"/>
          <w:lang w:val="en-US"/>
        </w:rPr>
      </w:pPr>
      <w:r>
        <w:rPr>
          <w:rFonts w:ascii="Palatino Linotype" w:hAnsi="Palatino Linotype"/>
          <w:sz w:val="23"/>
          <w:szCs w:val="23"/>
          <w:lang w:val="en-US"/>
        </w:rPr>
        <w:t>A table providing information about user jobs</w:t>
      </w:r>
    </w:p>
    <w:p w14:paraId="619C72AE" w14:textId="77777777" w:rsidR="001D10E0" w:rsidRDefault="001D10E0" w:rsidP="001D10E0">
      <w:pPr>
        <w:pStyle w:val="ListParagraph"/>
        <w:numPr>
          <w:ilvl w:val="0"/>
          <w:numId w:val="1"/>
        </w:numPr>
        <w:tabs>
          <w:tab w:val="left" w:pos="709"/>
        </w:tabs>
        <w:spacing w:after="0" w:line="360" w:lineRule="auto"/>
        <w:ind w:left="426" w:firstLine="0"/>
        <w:jc w:val="both"/>
        <w:rPr>
          <w:rFonts w:ascii="Palatino Linotype" w:hAnsi="Palatino Linotype"/>
          <w:sz w:val="23"/>
          <w:szCs w:val="23"/>
          <w:lang w:val="en-US"/>
        </w:rPr>
      </w:pPr>
      <w:r>
        <w:rPr>
          <w:rFonts w:ascii="Palatino Linotype" w:hAnsi="Palatino Linotype"/>
          <w:sz w:val="23"/>
          <w:szCs w:val="23"/>
          <w:lang w:val="en-US"/>
        </w:rPr>
        <w:t xml:space="preserve">Two tabs providing specific information of </w:t>
      </w:r>
      <w:del w:id="76" w:author="Rosa M Badia" w:date="2015-05-14T09:19:00Z">
        <w:r w:rsidDel="008F5860">
          <w:rPr>
            <w:rFonts w:ascii="Palatino Linotype" w:hAnsi="Palatino Linotype"/>
            <w:sz w:val="23"/>
            <w:szCs w:val="23"/>
            <w:lang w:val="en-US"/>
          </w:rPr>
          <w:delText xml:space="preserve">a </w:delText>
        </w:r>
      </w:del>
      <w:ins w:id="77" w:author="Rosa M Badia" w:date="2015-05-14T09:19:00Z">
        <w:r w:rsidR="008F5860">
          <w:rPr>
            <w:rFonts w:ascii="Palatino Linotype" w:hAnsi="Palatino Linotype"/>
            <w:sz w:val="23"/>
            <w:szCs w:val="23"/>
            <w:lang w:val="en-US"/>
          </w:rPr>
          <w:t xml:space="preserve">each </w:t>
        </w:r>
      </w:ins>
      <w:r>
        <w:rPr>
          <w:rFonts w:ascii="Palatino Linotype" w:hAnsi="Palatino Linotype"/>
          <w:sz w:val="23"/>
          <w:szCs w:val="23"/>
          <w:lang w:val="en-US"/>
        </w:rPr>
        <w:t>job</w:t>
      </w:r>
    </w:p>
    <w:p w14:paraId="49E8613D" w14:textId="77777777" w:rsidR="001D10E0" w:rsidRPr="00522596" w:rsidRDefault="001D10E0" w:rsidP="001D10E0">
      <w:pPr>
        <w:pStyle w:val="ListParagraph"/>
        <w:tabs>
          <w:tab w:val="left" w:pos="709"/>
        </w:tabs>
        <w:spacing w:after="0" w:line="360" w:lineRule="auto"/>
        <w:ind w:left="426"/>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tblGrid>
      <w:tr w:rsidR="001D10E0" w14:paraId="2EA0C036" w14:textId="77777777" w:rsidTr="00232BEB">
        <w:tc>
          <w:tcPr>
            <w:tcW w:w="8644" w:type="dxa"/>
          </w:tcPr>
          <w:p w14:paraId="72E74DCE" w14:textId="77777777" w:rsidR="001D10E0" w:rsidRDefault="001D10E0"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7C26068C" wp14:editId="59D627C9">
                  <wp:extent cx="5396230" cy="2924175"/>
                  <wp:effectExtent l="0" t="0" r="0" b="9525"/>
                  <wp:docPr id="6" name="Picture 6" descr="C:\LinuxUpDown\PMES\pmes-snapshots\2-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nuxUpDown\PMES\pmes-snapshots\2-Main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6230" cy="2924175"/>
                          </a:xfrm>
                          <a:prstGeom prst="rect">
                            <a:avLst/>
                          </a:prstGeom>
                          <a:noFill/>
                          <a:ln>
                            <a:noFill/>
                          </a:ln>
                        </pic:spPr>
                      </pic:pic>
                    </a:graphicData>
                  </a:graphic>
                </wp:inline>
              </w:drawing>
            </w:r>
          </w:p>
        </w:tc>
      </w:tr>
      <w:tr w:rsidR="001D10E0" w14:paraId="179EE55E" w14:textId="77777777" w:rsidTr="00232BEB">
        <w:tc>
          <w:tcPr>
            <w:tcW w:w="8644" w:type="dxa"/>
          </w:tcPr>
          <w:p w14:paraId="67FAB281" w14:textId="77777777" w:rsidR="001D10E0" w:rsidRPr="00E51C9B" w:rsidRDefault="001D10E0" w:rsidP="001D10E0">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3: Main page</w:t>
            </w:r>
          </w:p>
        </w:tc>
      </w:tr>
    </w:tbl>
    <w:p w14:paraId="45D20D35" w14:textId="77777777" w:rsidR="00B33CB5" w:rsidRPr="00B33CB5" w:rsidRDefault="00B33CB5" w:rsidP="00B33CB5">
      <w:pPr>
        <w:tabs>
          <w:tab w:val="left" w:pos="1360"/>
        </w:tabs>
        <w:spacing w:after="0" w:line="360" w:lineRule="auto"/>
        <w:rPr>
          <w:rFonts w:ascii="Palatino Linotype" w:hAnsi="Palatino Linotype"/>
          <w:sz w:val="23"/>
          <w:szCs w:val="23"/>
          <w:lang w:val="en-US"/>
        </w:rPr>
      </w:pPr>
    </w:p>
    <w:p w14:paraId="26517DBA" w14:textId="77777777" w:rsidR="00891AD2" w:rsidRPr="00891AD2" w:rsidRDefault="00B33CB5" w:rsidP="00891AD2">
      <w:pPr>
        <w:pStyle w:val="Heading2"/>
        <w:spacing w:before="0" w:line="360" w:lineRule="auto"/>
        <w:rPr>
          <w:rFonts w:ascii="Palatino Linotype" w:hAnsi="Palatino Linotype"/>
          <w:lang w:val="en-US"/>
        </w:rPr>
      </w:pPr>
      <w:bookmarkStart w:id="78" w:name="_Toc425939204"/>
      <w:r w:rsidRPr="00B33CB5">
        <w:rPr>
          <w:rFonts w:ascii="Palatino Linotype" w:hAnsi="Palatino Linotype"/>
          <w:lang w:val="en-US"/>
        </w:rPr>
        <w:t>3.</w:t>
      </w:r>
      <w:r>
        <w:rPr>
          <w:rFonts w:ascii="Palatino Linotype" w:hAnsi="Palatino Linotype"/>
          <w:lang w:val="en-US"/>
        </w:rPr>
        <w:t>2. Storage Management</w:t>
      </w:r>
      <w:bookmarkEnd w:id="78"/>
    </w:p>
    <w:p w14:paraId="1F510963" w14:textId="77777777" w:rsidR="00891AD2" w:rsidRDefault="005B3F93" w:rsidP="005B3F93">
      <w:pPr>
        <w:tabs>
          <w:tab w:val="left" w:pos="851"/>
        </w:tabs>
        <w:spacing w:after="0" w:line="360" w:lineRule="auto"/>
        <w:jc w:val="both"/>
        <w:rPr>
          <w:ins w:id="79" w:author="Cristian" w:date="2015-05-15T16:54:00Z"/>
          <w:rFonts w:ascii="Palatino Linotype" w:hAnsi="Palatino Linotype"/>
          <w:sz w:val="23"/>
          <w:szCs w:val="23"/>
          <w:lang w:val="en-US"/>
        </w:rPr>
      </w:pPr>
      <w:r>
        <w:rPr>
          <w:rFonts w:ascii="Palatino Linotype" w:hAnsi="Palatino Linotype"/>
          <w:sz w:val="23"/>
          <w:szCs w:val="23"/>
          <w:lang w:val="en-US"/>
        </w:rPr>
        <w:tab/>
        <w:t xml:space="preserve">The </w:t>
      </w:r>
      <w:r w:rsidRPr="005B3F93">
        <w:rPr>
          <w:rFonts w:ascii="Palatino Linotype" w:hAnsi="Palatino Linotype"/>
          <w:i/>
          <w:sz w:val="23"/>
          <w:szCs w:val="23"/>
          <w:lang w:val="en-US"/>
        </w:rPr>
        <w:t>Storage Management</w:t>
      </w:r>
      <w:r>
        <w:rPr>
          <w:rFonts w:ascii="Palatino Linotype" w:hAnsi="Palatino Linotype"/>
          <w:sz w:val="23"/>
          <w:szCs w:val="23"/>
          <w:lang w:val="en-US"/>
        </w:rPr>
        <w:t xml:space="preserve"> menu allows </w:t>
      </w:r>
      <w:r w:rsidR="00952405">
        <w:rPr>
          <w:rFonts w:ascii="Palatino Linotype" w:hAnsi="Palatino Linotype"/>
          <w:sz w:val="23"/>
          <w:szCs w:val="23"/>
          <w:lang w:val="en-US"/>
        </w:rPr>
        <w:t>users</w:t>
      </w:r>
      <w:r>
        <w:rPr>
          <w:rFonts w:ascii="Palatino Linotype" w:hAnsi="Palatino Linotype"/>
          <w:sz w:val="23"/>
          <w:szCs w:val="23"/>
          <w:lang w:val="en-US"/>
        </w:rPr>
        <w:t xml:space="preserve"> to add a new remote location (e.g. FTP Server) </w:t>
      </w:r>
      <w:r w:rsidR="00891AD2">
        <w:rPr>
          <w:rFonts w:ascii="Palatino Linotype" w:hAnsi="Palatino Linotype"/>
          <w:sz w:val="23"/>
          <w:szCs w:val="23"/>
          <w:lang w:val="en-US"/>
        </w:rPr>
        <w:t>and to remove existing ones. Storages are meant to enable</w:t>
      </w:r>
      <w:r>
        <w:rPr>
          <w:rFonts w:ascii="Palatino Linotype" w:hAnsi="Palatino Linotype"/>
          <w:sz w:val="23"/>
          <w:szCs w:val="23"/>
          <w:lang w:val="en-US"/>
        </w:rPr>
        <w:t xml:space="preserve"> jobs to retrieve input data and upload output data. As shown in </w:t>
      </w:r>
      <w:r>
        <w:rPr>
          <w:rFonts w:ascii="Palatino Linotype" w:hAnsi="Palatino Linotype"/>
          <w:i/>
          <w:sz w:val="23"/>
          <w:szCs w:val="23"/>
          <w:lang w:val="en-US"/>
        </w:rPr>
        <w:t>Figure 4</w:t>
      </w:r>
      <w:r>
        <w:rPr>
          <w:rFonts w:ascii="Palatino Linotype" w:hAnsi="Palatino Linotype"/>
          <w:sz w:val="23"/>
          <w:szCs w:val="23"/>
          <w:lang w:val="en-US"/>
        </w:rPr>
        <w:t xml:space="preserve"> the menu is accessible though </w:t>
      </w:r>
      <w:r w:rsidRPr="005B3F93">
        <w:rPr>
          <w:rFonts w:ascii="Palatino Linotype" w:hAnsi="Palatino Linotype"/>
          <w:i/>
          <w:sz w:val="23"/>
          <w:szCs w:val="23"/>
          <w:lang w:val="en-US"/>
        </w:rPr>
        <w:t>Management &gt; Storages</w:t>
      </w:r>
      <w:r>
        <w:rPr>
          <w:rFonts w:ascii="Palatino Linotype" w:hAnsi="Palatino Linotype"/>
          <w:sz w:val="23"/>
          <w:szCs w:val="23"/>
          <w:lang w:val="en-US"/>
        </w:rPr>
        <w:t xml:space="preserve">. </w:t>
      </w:r>
    </w:p>
    <w:p w14:paraId="1C87F300" w14:textId="77777777" w:rsidR="00205486" w:rsidRDefault="00205486" w:rsidP="005B3F93">
      <w:pPr>
        <w:tabs>
          <w:tab w:val="left" w:pos="851"/>
        </w:tabs>
        <w:spacing w:after="0" w:line="360" w:lineRule="auto"/>
        <w:jc w:val="both"/>
        <w:rPr>
          <w:ins w:id="80" w:author="Cristian" w:date="2015-05-15T16:55:00Z"/>
          <w:rFonts w:ascii="Palatino Linotype" w:hAnsi="Palatino Linotype"/>
          <w:sz w:val="23"/>
          <w:szCs w:val="23"/>
          <w:lang w:val="en-US"/>
        </w:rPr>
      </w:pPr>
    </w:p>
    <w:p w14:paraId="26820FC2" w14:textId="77777777" w:rsidR="00205486" w:rsidRDefault="00205486" w:rsidP="005B3F93">
      <w:pPr>
        <w:tabs>
          <w:tab w:val="left" w:pos="851"/>
        </w:tabs>
        <w:spacing w:after="0" w:line="360" w:lineRule="auto"/>
        <w:jc w:val="both"/>
        <w:rPr>
          <w:rFonts w:ascii="Palatino Linotype" w:hAnsi="Palatino Linotype"/>
          <w:sz w:val="23"/>
          <w:szCs w:val="23"/>
          <w:lang w:val="en-US"/>
        </w:rPr>
      </w:pPr>
    </w:p>
    <w:p w14:paraId="02E1D304" w14:textId="77777777" w:rsidR="001D10E0" w:rsidRDefault="00891AD2" w:rsidP="00891AD2">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4"/>
      </w:tblGrid>
      <w:tr w:rsidR="001D10E0" w:rsidRPr="005B3F93" w14:paraId="509F4BEE" w14:textId="77777777" w:rsidTr="00891AD2">
        <w:tc>
          <w:tcPr>
            <w:tcW w:w="8714" w:type="dxa"/>
          </w:tcPr>
          <w:p w14:paraId="2C68EED6" w14:textId="77777777" w:rsidR="001D10E0" w:rsidRDefault="001D10E0"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07C13ED6" wp14:editId="1B94520A">
                  <wp:extent cx="5396230" cy="924560"/>
                  <wp:effectExtent l="0" t="0" r="0" b="8890"/>
                  <wp:docPr id="8" name="Picture 8" descr="C:\LinuxUpDown\PMES\pmes-snapshots\3-StoragesS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nuxUpDown\PMES\pmes-snapshots\3-StoragesSel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6230" cy="924560"/>
                          </a:xfrm>
                          <a:prstGeom prst="rect">
                            <a:avLst/>
                          </a:prstGeom>
                          <a:noFill/>
                          <a:ln>
                            <a:noFill/>
                          </a:ln>
                        </pic:spPr>
                      </pic:pic>
                    </a:graphicData>
                  </a:graphic>
                </wp:inline>
              </w:drawing>
            </w:r>
            <w:r>
              <w:rPr>
                <w:rFonts w:ascii="Palatino Linotype" w:hAnsi="Palatino Linotype"/>
                <w:noProof/>
                <w:sz w:val="23"/>
                <w:szCs w:val="23"/>
                <w:lang w:eastAsia="es-ES"/>
              </w:rPr>
              <w:drawing>
                <wp:inline distT="0" distB="0" distL="0" distR="0" wp14:anchorId="241C0940" wp14:editId="629B97E4">
                  <wp:extent cx="3195375" cy="2594127"/>
                  <wp:effectExtent l="0" t="0" r="5080" b="0"/>
                  <wp:docPr id="9" name="Picture 9" descr="C:\LinuxUpDown\PMES\pmes-snapshots\3-1-Stor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nuxUpDown\PMES\pmes-snapshots\3-1-Storag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6127" cy="2594738"/>
                          </a:xfrm>
                          <a:prstGeom prst="rect">
                            <a:avLst/>
                          </a:prstGeom>
                          <a:noFill/>
                          <a:ln>
                            <a:noFill/>
                          </a:ln>
                        </pic:spPr>
                      </pic:pic>
                    </a:graphicData>
                  </a:graphic>
                </wp:inline>
              </w:drawing>
            </w:r>
          </w:p>
        </w:tc>
      </w:tr>
      <w:tr w:rsidR="001D10E0" w:rsidRPr="005B3F93" w14:paraId="0B2319C3" w14:textId="77777777" w:rsidTr="00891AD2">
        <w:tc>
          <w:tcPr>
            <w:tcW w:w="8714" w:type="dxa"/>
          </w:tcPr>
          <w:p w14:paraId="0A30BF2F" w14:textId="77777777" w:rsidR="001D10E0" w:rsidRPr="00E51C9B" w:rsidRDefault="001D10E0" w:rsidP="006724DE">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sidR="006724DE">
              <w:rPr>
                <w:rFonts w:ascii="Palatino Linotype" w:hAnsi="Palatino Linotype"/>
                <w:i/>
                <w:sz w:val="23"/>
                <w:szCs w:val="23"/>
                <w:lang w:val="en-US"/>
              </w:rPr>
              <w:t>4</w:t>
            </w:r>
            <w:r>
              <w:rPr>
                <w:rFonts w:ascii="Palatino Linotype" w:hAnsi="Palatino Linotype"/>
                <w:i/>
                <w:sz w:val="23"/>
                <w:szCs w:val="23"/>
                <w:lang w:val="en-US"/>
              </w:rPr>
              <w:t xml:space="preserve">: </w:t>
            </w:r>
            <w:r w:rsidR="006724DE">
              <w:rPr>
                <w:rFonts w:ascii="Palatino Linotype" w:hAnsi="Palatino Linotype"/>
                <w:i/>
                <w:sz w:val="23"/>
                <w:szCs w:val="23"/>
                <w:lang w:val="en-US"/>
              </w:rPr>
              <w:t>Storage Management</w:t>
            </w:r>
          </w:p>
        </w:tc>
      </w:tr>
    </w:tbl>
    <w:p w14:paraId="5C9FFD58" w14:textId="77777777" w:rsidR="00891AD2" w:rsidRDefault="00891AD2" w:rsidP="00891AD2">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p w14:paraId="00C6F8F5" w14:textId="77777777" w:rsidR="00891AD2" w:rsidRDefault="00891AD2" w:rsidP="00891AD2">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952405">
        <w:rPr>
          <w:rFonts w:ascii="Palatino Linotype" w:hAnsi="Palatino Linotype"/>
          <w:sz w:val="23"/>
          <w:szCs w:val="23"/>
          <w:lang w:val="en-US"/>
        </w:rPr>
        <w:t>To add a new storage u</w:t>
      </w:r>
      <w:r>
        <w:rPr>
          <w:rFonts w:ascii="Palatino Linotype" w:hAnsi="Palatino Linotype"/>
          <w:sz w:val="23"/>
          <w:szCs w:val="23"/>
          <w:lang w:val="en-US"/>
        </w:rPr>
        <w:t>ser</w:t>
      </w:r>
      <w:r w:rsidR="00952405">
        <w:rPr>
          <w:rFonts w:ascii="Palatino Linotype" w:hAnsi="Palatino Linotype"/>
          <w:sz w:val="23"/>
          <w:szCs w:val="23"/>
          <w:lang w:val="en-US"/>
        </w:rPr>
        <w:t>s</w:t>
      </w:r>
      <w:r>
        <w:rPr>
          <w:rFonts w:ascii="Palatino Linotype" w:hAnsi="Palatino Linotype"/>
          <w:sz w:val="23"/>
          <w:szCs w:val="23"/>
          <w:lang w:val="en-US"/>
        </w:rPr>
        <w:t xml:space="preserve"> must provide an endpoint, a login user and, optionally, a password in the upper box and hit the green button at its right (</w:t>
      </w:r>
      <w:r>
        <w:rPr>
          <w:rFonts w:ascii="Palatino Linotype" w:hAnsi="Palatino Linotype"/>
          <w:noProof/>
          <w:sz w:val="23"/>
          <w:szCs w:val="23"/>
          <w:lang w:eastAsia="es-ES"/>
        </w:rPr>
        <w:drawing>
          <wp:inline distT="0" distB="0" distL="0" distR="0" wp14:anchorId="061EF626" wp14:editId="6CD5CDFE">
            <wp:extent cx="301450" cy="150726"/>
            <wp:effectExtent l="0" t="0" r="381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xml:space="preserve">). </w:t>
      </w:r>
    </w:p>
    <w:p w14:paraId="6C497644" w14:textId="77777777" w:rsidR="00891AD2" w:rsidRDefault="00891AD2" w:rsidP="00891AD2">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To remove an existing storage from the list, </w:t>
      </w:r>
      <w:r w:rsidR="00952405">
        <w:rPr>
          <w:rFonts w:ascii="Palatino Linotype" w:hAnsi="Palatino Linotype"/>
          <w:sz w:val="23"/>
          <w:szCs w:val="23"/>
          <w:lang w:val="en-US"/>
        </w:rPr>
        <w:t>users</w:t>
      </w:r>
      <w:r>
        <w:rPr>
          <w:rFonts w:ascii="Palatino Linotype" w:hAnsi="Palatino Linotype"/>
          <w:sz w:val="23"/>
          <w:szCs w:val="23"/>
          <w:lang w:val="en-US"/>
        </w:rPr>
        <w:t xml:space="preserve"> must hit the red button at its right (</w:t>
      </w:r>
      <w:r>
        <w:rPr>
          <w:rFonts w:ascii="Palatino Linotype" w:hAnsi="Palatino Linotype"/>
          <w:noProof/>
          <w:sz w:val="23"/>
          <w:szCs w:val="23"/>
          <w:lang w:eastAsia="es-ES"/>
        </w:rPr>
        <w:drawing>
          <wp:inline distT="0" distB="0" distL="0" distR="0" wp14:anchorId="614C8055" wp14:editId="4EE42ED8">
            <wp:extent cx="311499" cy="15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Pr>
          <w:rFonts w:ascii="Palatino Linotype" w:hAnsi="Palatino Linotype"/>
          <w:sz w:val="23"/>
          <w:szCs w:val="23"/>
          <w:lang w:val="en-US"/>
        </w:rPr>
        <w:t>).</w:t>
      </w:r>
    </w:p>
    <w:p w14:paraId="594AEF6F" w14:textId="77777777" w:rsidR="00891AD2" w:rsidRDefault="00891AD2" w:rsidP="00891AD2">
      <w:pPr>
        <w:tabs>
          <w:tab w:val="left" w:pos="1360"/>
        </w:tabs>
        <w:spacing w:after="0" w:line="360" w:lineRule="auto"/>
        <w:rPr>
          <w:rFonts w:ascii="Palatino Linotype" w:hAnsi="Palatino Linotype"/>
          <w:sz w:val="23"/>
          <w:szCs w:val="23"/>
          <w:lang w:val="en-US"/>
        </w:rPr>
      </w:pPr>
    </w:p>
    <w:p w14:paraId="2AD06DE3" w14:textId="77777777" w:rsidR="00B33CB5" w:rsidRPr="00B33CB5" w:rsidRDefault="00B33CB5" w:rsidP="00B33CB5">
      <w:pPr>
        <w:pStyle w:val="Heading2"/>
        <w:spacing w:before="0" w:line="360" w:lineRule="auto"/>
        <w:rPr>
          <w:rFonts w:ascii="Palatino Linotype" w:hAnsi="Palatino Linotype"/>
          <w:lang w:val="en-US"/>
        </w:rPr>
      </w:pPr>
      <w:bookmarkStart w:id="81" w:name="_Toc425939205"/>
      <w:r w:rsidRPr="00B33CB5">
        <w:rPr>
          <w:rFonts w:ascii="Palatino Linotype" w:hAnsi="Palatino Linotype"/>
          <w:lang w:val="en-US"/>
        </w:rPr>
        <w:t>3.</w:t>
      </w:r>
      <w:r>
        <w:rPr>
          <w:rFonts w:ascii="Palatino Linotype" w:hAnsi="Palatino Linotype"/>
          <w:lang w:val="en-US"/>
        </w:rPr>
        <w:t>3. Application Management</w:t>
      </w:r>
      <w:bookmarkEnd w:id="81"/>
    </w:p>
    <w:p w14:paraId="19145AE9" w14:textId="77777777" w:rsidR="00B33CB5" w:rsidRDefault="00891AD2" w:rsidP="00891AD2">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The Application Management menu allows </w:t>
      </w:r>
      <w:r w:rsidR="00952405">
        <w:rPr>
          <w:rFonts w:ascii="Palatino Linotype" w:hAnsi="Palatino Linotype"/>
          <w:sz w:val="23"/>
          <w:szCs w:val="23"/>
          <w:lang w:val="en-US"/>
        </w:rPr>
        <w:t>users</w:t>
      </w:r>
      <w:r>
        <w:rPr>
          <w:rFonts w:ascii="Palatino Linotype" w:hAnsi="Palatino Linotype"/>
          <w:sz w:val="23"/>
          <w:szCs w:val="23"/>
          <w:lang w:val="en-US"/>
        </w:rPr>
        <w:t xml:space="preserve"> to create, modify and </w:t>
      </w:r>
      <w:del w:id="82" w:author="Rosa M Badia" w:date="2015-05-14T09:20:00Z">
        <w:r w:rsidDel="008F5860">
          <w:rPr>
            <w:rFonts w:ascii="Palatino Linotype" w:hAnsi="Palatino Linotype"/>
            <w:sz w:val="23"/>
            <w:szCs w:val="23"/>
            <w:lang w:val="en-US"/>
          </w:rPr>
          <w:delText xml:space="preserve">erase </w:delText>
        </w:r>
      </w:del>
      <w:ins w:id="83" w:author="Rosa M Badia" w:date="2015-05-14T09:20:00Z">
        <w:r w:rsidR="008F5860">
          <w:rPr>
            <w:rFonts w:ascii="Palatino Linotype" w:hAnsi="Palatino Linotype"/>
            <w:sz w:val="23"/>
            <w:szCs w:val="23"/>
            <w:lang w:val="en-US"/>
          </w:rPr>
          <w:t xml:space="preserve">delete </w:t>
        </w:r>
      </w:ins>
      <w:r>
        <w:rPr>
          <w:rFonts w:ascii="Palatino Linotype" w:hAnsi="Palatino Linotype"/>
          <w:sz w:val="23"/>
          <w:szCs w:val="23"/>
          <w:lang w:val="en-US"/>
        </w:rPr>
        <w:t xml:space="preserve">applications. As shown in </w:t>
      </w:r>
      <w:r>
        <w:rPr>
          <w:rFonts w:ascii="Palatino Linotype" w:hAnsi="Palatino Linotype"/>
          <w:i/>
          <w:sz w:val="23"/>
          <w:szCs w:val="23"/>
          <w:lang w:val="en-US"/>
        </w:rPr>
        <w:t>Figure 5</w:t>
      </w:r>
      <w:r>
        <w:rPr>
          <w:rFonts w:ascii="Palatino Linotype" w:hAnsi="Palatino Linotype"/>
          <w:sz w:val="23"/>
          <w:szCs w:val="23"/>
          <w:lang w:val="en-US"/>
        </w:rPr>
        <w:t xml:space="preserve"> it is accessible through </w:t>
      </w:r>
      <w:r>
        <w:rPr>
          <w:rFonts w:ascii="Palatino Linotype" w:hAnsi="Palatino Linotype"/>
          <w:i/>
          <w:sz w:val="23"/>
          <w:szCs w:val="23"/>
          <w:lang w:val="en-US"/>
        </w:rPr>
        <w:t>Management &gt; Applications</w:t>
      </w:r>
      <w:r>
        <w:rPr>
          <w:rFonts w:ascii="Palatino Linotype" w:hAnsi="Palatino Linotype"/>
          <w:sz w:val="23"/>
          <w:szCs w:val="23"/>
          <w:lang w:val="en-US"/>
        </w:rPr>
        <w:t xml:space="preserve">. </w:t>
      </w:r>
    </w:p>
    <w:p w14:paraId="3CF04E06" w14:textId="77777777" w:rsidR="00891AD2" w:rsidRDefault="00891AD2" w:rsidP="00891AD2">
      <w:pPr>
        <w:tabs>
          <w:tab w:val="left" w:pos="851"/>
        </w:tabs>
        <w:spacing w:after="0" w:line="360" w:lineRule="auto"/>
        <w:rPr>
          <w:rFonts w:ascii="Palatino Linotype" w:hAnsi="Palatino Linotype"/>
          <w:sz w:val="23"/>
          <w:szCs w:val="23"/>
          <w:lang w:val="en-US"/>
        </w:rPr>
      </w:pPr>
      <w:r>
        <w:rPr>
          <w:rFonts w:ascii="Palatino Linotype" w:hAnsi="Palatino Linotype"/>
          <w:sz w:val="23"/>
          <w:szCs w:val="23"/>
          <w:lang w:val="en-US"/>
        </w:rPr>
        <w:tab/>
      </w:r>
    </w:p>
    <w:p w14:paraId="69EE0A8D" w14:textId="77777777" w:rsidR="00891AD2" w:rsidRDefault="00891AD2" w:rsidP="00891AD2">
      <w:pPr>
        <w:tabs>
          <w:tab w:val="left" w:pos="851"/>
        </w:tabs>
        <w:spacing w:after="0" w:line="360" w:lineRule="auto"/>
        <w:rPr>
          <w:rFonts w:ascii="Palatino Linotype" w:hAnsi="Palatino Linotype"/>
          <w:sz w:val="23"/>
          <w:szCs w:val="23"/>
          <w:lang w:val="en-US"/>
        </w:rPr>
      </w:pPr>
    </w:p>
    <w:p w14:paraId="6C17C346" w14:textId="77777777" w:rsidR="00891AD2" w:rsidRDefault="00891AD2" w:rsidP="00891AD2">
      <w:pPr>
        <w:tabs>
          <w:tab w:val="left" w:pos="851"/>
        </w:tabs>
        <w:spacing w:after="0" w:line="360" w:lineRule="auto"/>
        <w:rPr>
          <w:rFonts w:ascii="Palatino Linotype" w:hAnsi="Palatino Linotype"/>
          <w:sz w:val="23"/>
          <w:szCs w:val="23"/>
          <w:lang w:val="en-US"/>
        </w:rPr>
      </w:pPr>
    </w:p>
    <w:p w14:paraId="66AB3E87" w14:textId="77777777" w:rsidR="00891AD2" w:rsidRPr="00891AD2" w:rsidRDefault="00891AD2" w:rsidP="00891AD2">
      <w:pPr>
        <w:tabs>
          <w:tab w:val="left" w:pos="851"/>
        </w:tabs>
        <w:spacing w:after="0" w:line="360" w:lineRule="auto"/>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6724DE" w14:paraId="2B8F9453" w14:textId="77777777" w:rsidTr="00891AD2">
        <w:tc>
          <w:tcPr>
            <w:tcW w:w="8706" w:type="dxa"/>
          </w:tcPr>
          <w:p w14:paraId="528AA2AC" w14:textId="77777777" w:rsidR="006724DE" w:rsidRDefault="006724DE"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lastRenderedPageBreak/>
              <w:drawing>
                <wp:inline distT="0" distB="0" distL="0" distR="0" wp14:anchorId="22E5F8E0" wp14:editId="6B896C22">
                  <wp:extent cx="5384800" cy="901700"/>
                  <wp:effectExtent l="0" t="0" r="6350" b="0"/>
                  <wp:docPr id="12" name="Picture 12" descr="C:\LinuxUpDown\PMES\pmes-snapshots\4-Application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nuxUpDown\PMES\pmes-snapshots\4-ApplicationsSel.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4800" cy="901700"/>
                          </a:xfrm>
                          <a:prstGeom prst="rect">
                            <a:avLst/>
                          </a:prstGeom>
                          <a:noFill/>
                          <a:ln>
                            <a:noFill/>
                          </a:ln>
                        </pic:spPr>
                      </pic:pic>
                    </a:graphicData>
                  </a:graphic>
                </wp:inline>
              </w:drawing>
            </w:r>
            <w:r>
              <w:rPr>
                <w:rFonts w:ascii="Palatino Linotype" w:hAnsi="Palatino Linotype"/>
                <w:noProof/>
                <w:sz w:val="23"/>
                <w:szCs w:val="23"/>
                <w:lang w:eastAsia="es-ES"/>
              </w:rPr>
              <w:drawing>
                <wp:inline distT="0" distB="0" distL="0" distR="0" wp14:anchorId="12064E7D" wp14:editId="16FDC7E3">
                  <wp:extent cx="4699000" cy="1828620"/>
                  <wp:effectExtent l="0" t="0" r="6350" b="635"/>
                  <wp:docPr id="13" name="Picture 13" descr="C:\LinuxUpDown\PMES\pmes-snapshots\4-1-App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nuxUpDown\PMES\pmes-snapshots\4-1-AppManagemen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99000" cy="1828620"/>
                          </a:xfrm>
                          <a:prstGeom prst="rect">
                            <a:avLst/>
                          </a:prstGeom>
                          <a:noFill/>
                          <a:ln>
                            <a:noFill/>
                          </a:ln>
                        </pic:spPr>
                      </pic:pic>
                    </a:graphicData>
                  </a:graphic>
                </wp:inline>
              </w:drawing>
            </w:r>
          </w:p>
        </w:tc>
      </w:tr>
      <w:tr w:rsidR="006724DE" w14:paraId="5329671A" w14:textId="77777777" w:rsidTr="00891AD2">
        <w:tc>
          <w:tcPr>
            <w:tcW w:w="8706" w:type="dxa"/>
          </w:tcPr>
          <w:p w14:paraId="3E3A06F3" w14:textId="77777777" w:rsidR="006724DE" w:rsidRPr="00E51C9B" w:rsidRDefault="006724DE" w:rsidP="007627A1">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sidR="007627A1">
              <w:rPr>
                <w:rFonts w:ascii="Palatino Linotype" w:hAnsi="Palatino Linotype"/>
                <w:i/>
                <w:sz w:val="23"/>
                <w:szCs w:val="23"/>
                <w:lang w:val="en-US"/>
              </w:rPr>
              <w:t>5</w:t>
            </w:r>
            <w:r>
              <w:rPr>
                <w:rFonts w:ascii="Palatino Linotype" w:hAnsi="Palatino Linotype"/>
                <w:i/>
                <w:sz w:val="23"/>
                <w:szCs w:val="23"/>
                <w:lang w:val="en-US"/>
              </w:rPr>
              <w:t>: Application Management</w:t>
            </w:r>
          </w:p>
        </w:tc>
      </w:tr>
    </w:tbl>
    <w:p w14:paraId="56BFD14E" w14:textId="77777777" w:rsidR="00205486" w:rsidRDefault="00891AD2" w:rsidP="00891AD2">
      <w:pPr>
        <w:tabs>
          <w:tab w:val="left" w:pos="851"/>
        </w:tabs>
        <w:spacing w:after="0" w:line="360" w:lineRule="auto"/>
        <w:jc w:val="both"/>
        <w:rPr>
          <w:ins w:id="84" w:author="Cristian" w:date="2015-05-15T16:54:00Z"/>
          <w:rFonts w:ascii="Palatino Linotype" w:hAnsi="Palatino Linotype"/>
          <w:sz w:val="23"/>
          <w:szCs w:val="23"/>
          <w:lang w:val="en-US"/>
        </w:rPr>
      </w:pPr>
      <w:r>
        <w:rPr>
          <w:rFonts w:ascii="Palatino Linotype" w:hAnsi="Palatino Linotype"/>
          <w:sz w:val="23"/>
          <w:szCs w:val="23"/>
          <w:lang w:val="en-US"/>
        </w:rPr>
        <w:tab/>
      </w:r>
    </w:p>
    <w:p w14:paraId="76652D94" w14:textId="3F117A27" w:rsidR="006724DE" w:rsidRDefault="00205486" w:rsidP="00891AD2">
      <w:pPr>
        <w:tabs>
          <w:tab w:val="left" w:pos="851"/>
        </w:tabs>
        <w:spacing w:after="0" w:line="360" w:lineRule="auto"/>
        <w:jc w:val="both"/>
        <w:rPr>
          <w:rFonts w:ascii="Palatino Linotype" w:hAnsi="Palatino Linotype"/>
          <w:sz w:val="23"/>
          <w:szCs w:val="23"/>
          <w:lang w:val="en-US"/>
        </w:rPr>
      </w:pPr>
      <w:ins w:id="85" w:author="Cristian" w:date="2015-05-15T16:54:00Z">
        <w:r>
          <w:rPr>
            <w:rFonts w:ascii="Palatino Linotype" w:hAnsi="Palatino Linotype"/>
            <w:sz w:val="23"/>
            <w:szCs w:val="23"/>
            <w:lang w:val="en-US"/>
          </w:rPr>
          <w:tab/>
        </w:r>
      </w:ins>
      <w:r w:rsidR="00952405">
        <w:rPr>
          <w:rFonts w:ascii="Palatino Linotype" w:hAnsi="Palatino Linotype"/>
          <w:sz w:val="23"/>
          <w:szCs w:val="23"/>
          <w:lang w:val="en-US"/>
        </w:rPr>
        <w:t>Users</w:t>
      </w:r>
      <w:r w:rsidR="00891AD2">
        <w:rPr>
          <w:rFonts w:ascii="Palatino Linotype" w:hAnsi="Palatino Linotype"/>
          <w:sz w:val="23"/>
          <w:szCs w:val="23"/>
          <w:lang w:val="en-US"/>
        </w:rPr>
        <w:t xml:space="preserve"> can create a new application by hitting the top right green button </w:t>
      </w:r>
      <w:r w:rsidR="00952405">
        <w:rPr>
          <w:rFonts w:ascii="Palatino Linotype" w:hAnsi="Palatino Linotype"/>
          <w:sz w:val="23"/>
          <w:szCs w:val="23"/>
          <w:lang w:val="en-US"/>
        </w:rPr>
        <w:t xml:space="preserve">      </w:t>
      </w:r>
      <w:r w:rsidR="00891AD2">
        <w:rPr>
          <w:rFonts w:ascii="Palatino Linotype" w:hAnsi="Palatino Linotype"/>
          <w:sz w:val="23"/>
          <w:szCs w:val="23"/>
          <w:lang w:val="en-US"/>
        </w:rPr>
        <w:t>(</w:t>
      </w:r>
      <w:r w:rsidR="00891AD2">
        <w:rPr>
          <w:rFonts w:ascii="Palatino Linotype" w:hAnsi="Palatino Linotype"/>
          <w:noProof/>
          <w:sz w:val="23"/>
          <w:szCs w:val="23"/>
          <w:lang w:eastAsia="es-ES"/>
        </w:rPr>
        <w:drawing>
          <wp:inline distT="0" distB="0" distL="0" distR="0" wp14:anchorId="20EA04F7" wp14:editId="4CCD45BB">
            <wp:extent cx="301450" cy="150726"/>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sidR="00891AD2">
        <w:rPr>
          <w:rFonts w:ascii="Palatino Linotype" w:hAnsi="Palatino Linotype"/>
          <w:sz w:val="23"/>
          <w:szCs w:val="23"/>
          <w:lang w:val="en-US"/>
        </w:rPr>
        <w:t>), modify an existing application by hittin</w:t>
      </w:r>
      <w:r w:rsidR="007627A1">
        <w:rPr>
          <w:rFonts w:ascii="Palatino Linotype" w:hAnsi="Palatino Linotype"/>
          <w:sz w:val="23"/>
          <w:szCs w:val="23"/>
          <w:lang w:val="en-US"/>
        </w:rPr>
        <w:t xml:space="preserve">g the pencil button at its right </w:t>
      </w:r>
      <w:r w:rsidR="00891AD2">
        <w:rPr>
          <w:rFonts w:ascii="Palatino Linotype" w:hAnsi="Palatino Linotype"/>
          <w:sz w:val="23"/>
          <w:szCs w:val="23"/>
          <w:lang w:val="en-US"/>
        </w:rPr>
        <w:t>(</w:t>
      </w:r>
      <w:r w:rsidR="007627A1">
        <w:rPr>
          <w:rFonts w:ascii="Palatino Linotype" w:hAnsi="Palatino Linotype"/>
          <w:noProof/>
          <w:sz w:val="23"/>
          <w:szCs w:val="23"/>
          <w:lang w:eastAsia="es-ES"/>
        </w:rPr>
        <w:drawing>
          <wp:inline distT="0" distB="0" distL="0" distR="0" wp14:anchorId="79F8F424" wp14:editId="5EBB07C8">
            <wp:extent cx="248855" cy="12442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ncil.png"/>
                    <pic:cNvPicPr/>
                  </pic:nvPicPr>
                  <pic:blipFill>
                    <a:blip r:embed="rId21">
                      <a:extLst>
                        <a:ext uri="{28A0092B-C50C-407E-A947-70E740481C1C}">
                          <a14:useLocalDpi xmlns:a14="http://schemas.microsoft.com/office/drawing/2010/main" val="0"/>
                        </a:ext>
                      </a:extLst>
                    </a:blip>
                    <a:stretch>
                      <a:fillRect/>
                    </a:stretch>
                  </pic:blipFill>
                  <pic:spPr>
                    <a:xfrm>
                      <a:off x="0" y="0"/>
                      <a:ext cx="253787" cy="126894"/>
                    </a:xfrm>
                    <a:prstGeom prst="rect">
                      <a:avLst/>
                    </a:prstGeom>
                  </pic:spPr>
                </pic:pic>
              </a:graphicData>
            </a:graphic>
          </wp:inline>
        </w:drawing>
      </w:r>
      <w:r w:rsidR="00891AD2">
        <w:rPr>
          <w:rFonts w:ascii="Palatino Linotype" w:hAnsi="Palatino Linotype"/>
          <w:sz w:val="23"/>
          <w:szCs w:val="23"/>
          <w:lang w:val="en-US"/>
        </w:rPr>
        <w:t>) or erase an existing application by hitting the red button at its right (</w:t>
      </w:r>
      <w:r w:rsidR="00891AD2">
        <w:rPr>
          <w:rFonts w:ascii="Palatino Linotype" w:hAnsi="Palatino Linotype"/>
          <w:noProof/>
          <w:sz w:val="23"/>
          <w:szCs w:val="23"/>
          <w:lang w:eastAsia="es-ES"/>
        </w:rPr>
        <w:drawing>
          <wp:inline distT="0" distB="0" distL="0" distR="0" wp14:anchorId="4826637D" wp14:editId="03C39877">
            <wp:extent cx="311499" cy="15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sidR="00891AD2">
        <w:rPr>
          <w:rFonts w:ascii="Palatino Linotype" w:hAnsi="Palatino Linotype"/>
          <w:sz w:val="23"/>
          <w:szCs w:val="23"/>
          <w:lang w:val="en-US"/>
        </w:rPr>
        <w:t>).</w:t>
      </w:r>
    </w:p>
    <w:p w14:paraId="22927E81" w14:textId="77777777" w:rsidR="0028749B" w:rsidRDefault="0028749B" w:rsidP="00891AD2">
      <w:pPr>
        <w:tabs>
          <w:tab w:val="left" w:pos="851"/>
        </w:tabs>
        <w:spacing w:after="0" w:line="360" w:lineRule="auto"/>
        <w:jc w:val="both"/>
        <w:rPr>
          <w:rFonts w:ascii="Palatino Linotype" w:hAnsi="Palatino Linotype"/>
          <w:sz w:val="23"/>
          <w:szCs w:val="23"/>
          <w:lang w:val="en-US"/>
        </w:rPr>
      </w:pPr>
    </w:p>
    <w:p w14:paraId="690BD887" w14:textId="77777777" w:rsidR="00891AD2" w:rsidRDefault="007627A1" w:rsidP="0028749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When creating a new application or modifying an existing application the form shown in </w:t>
      </w:r>
      <w:r w:rsidRPr="007627A1">
        <w:rPr>
          <w:rFonts w:ascii="Palatino Linotype" w:hAnsi="Palatino Linotype"/>
          <w:i/>
          <w:sz w:val="23"/>
          <w:szCs w:val="23"/>
          <w:lang w:val="en-US"/>
        </w:rPr>
        <w:t>Figure 6</w:t>
      </w:r>
      <w:r>
        <w:rPr>
          <w:rFonts w:ascii="Palatino Linotype" w:hAnsi="Palatino Linotype"/>
          <w:sz w:val="23"/>
          <w:szCs w:val="23"/>
          <w:lang w:val="en-US"/>
        </w:rPr>
        <w:t xml:space="preserve"> is displayed. </w:t>
      </w:r>
    </w:p>
    <w:p w14:paraId="067E9FB1" w14:textId="77777777" w:rsidR="0028749B" w:rsidRPr="00B33CB5" w:rsidRDefault="0028749B" w:rsidP="0028749B">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6724DE" w14:paraId="02DBD6E1" w14:textId="77777777" w:rsidTr="0028749B">
        <w:tc>
          <w:tcPr>
            <w:tcW w:w="8706" w:type="dxa"/>
          </w:tcPr>
          <w:p w14:paraId="42C10B50" w14:textId="77777777" w:rsidR="006724DE" w:rsidRDefault="006724DE"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01BCCFD9" wp14:editId="437E574D">
                  <wp:extent cx="5384800" cy="2921000"/>
                  <wp:effectExtent l="0" t="0" r="6350" b="0"/>
                  <wp:docPr id="16" name="Picture 16" descr="C:\LinuxUpDown\PMES\pmes-snapshots\4-2-App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nuxUpDown\PMES\pmes-snapshots\4-2-AppCreatio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4800" cy="2921000"/>
                          </a:xfrm>
                          <a:prstGeom prst="rect">
                            <a:avLst/>
                          </a:prstGeom>
                          <a:noFill/>
                          <a:ln>
                            <a:noFill/>
                          </a:ln>
                        </pic:spPr>
                      </pic:pic>
                    </a:graphicData>
                  </a:graphic>
                </wp:inline>
              </w:drawing>
            </w:r>
          </w:p>
        </w:tc>
      </w:tr>
      <w:tr w:rsidR="006724DE" w14:paraId="15476AD4" w14:textId="77777777" w:rsidTr="0028749B">
        <w:tc>
          <w:tcPr>
            <w:tcW w:w="8706" w:type="dxa"/>
          </w:tcPr>
          <w:p w14:paraId="46CF2EE9" w14:textId="77777777" w:rsidR="006724DE" w:rsidRPr="00E51C9B" w:rsidRDefault="006724DE" w:rsidP="007627A1">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sidR="007627A1">
              <w:rPr>
                <w:rFonts w:ascii="Palatino Linotype" w:hAnsi="Palatino Linotype"/>
                <w:i/>
                <w:sz w:val="23"/>
                <w:szCs w:val="23"/>
                <w:lang w:val="en-US"/>
              </w:rPr>
              <w:t>6</w:t>
            </w:r>
            <w:r>
              <w:rPr>
                <w:rFonts w:ascii="Palatino Linotype" w:hAnsi="Palatino Linotype"/>
                <w:i/>
                <w:sz w:val="23"/>
                <w:szCs w:val="23"/>
                <w:lang w:val="en-US"/>
              </w:rPr>
              <w:t>: Application Creation</w:t>
            </w:r>
          </w:p>
        </w:tc>
      </w:tr>
    </w:tbl>
    <w:p w14:paraId="6FDA0AC0" w14:textId="77777777" w:rsidR="0028749B" w:rsidRDefault="0028749B" w:rsidP="0028749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lastRenderedPageBreak/>
        <w:tab/>
        <w:t xml:space="preserve">The first thing that </w:t>
      </w:r>
      <w:r w:rsidR="00952405">
        <w:rPr>
          <w:rFonts w:ascii="Palatino Linotype" w:hAnsi="Palatino Linotype"/>
          <w:sz w:val="23"/>
          <w:szCs w:val="23"/>
          <w:lang w:val="en-US"/>
        </w:rPr>
        <w:t>users</w:t>
      </w:r>
      <w:r>
        <w:rPr>
          <w:rFonts w:ascii="Palatino Linotype" w:hAnsi="Palatino Linotype"/>
          <w:sz w:val="23"/>
          <w:szCs w:val="23"/>
          <w:lang w:val="en-US"/>
        </w:rPr>
        <w:t xml:space="preserve"> must do is to specify if it is a COMPSs application or a single application by hitting the checkbox COMPSs (this will enable or disable some of the form fields, e.g. max VMs and min VMs). </w:t>
      </w:r>
    </w:p>
    <w:p w14:paraId="1ADB4962" w14:textId="77777777" w:rsidR="0028749B" w:rsidRDefault="0028749B" w:rsidP="0028749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Next, </w:t>
      </w:r>
      <w:r w:rsidR="00952405">
        <w:rPr>
          <w:rFonts w:ascii="Palatino Linotype" w:hAnsi="Palatino Linotype"/>
          <w:sz w:val="23"/>
          <w:szCs w:val="23"/>
          <w:lang w:val="en-US"/>
        </w:rPr>
        <w:t>they</w:t>
      </w:r>
      <w:r>
        <w:rPr>
          <w:rFonts w:ascii="Palatino Linotype" w:hAnsi="Palatino Linotype"/>
          <w:sz w:val="23"/>
          <w:szCs w:val="23"/>
          <w:lang w:val="en-US"/>
        </w:rPr>
        <w:t xml:space="preserve"> must provide the mandatory fields (</w:t>
      </w:r>
      <w:r>
        <w:rPr>
          <w:rFonts w:ascii="Palatino Linotype" w:hAnsi="Palatino Linotype"/>
          <w:noProof/>
          <w:sz w:val="23"/>
          <w:szCs w:val="23"/>
          <w:lang w:eastAsia="es-ES"/>
        </w:rPr>
        <w:drawing>
          <wp:inline distT="0" distB="0" distL="0" distR="0" wp14:anchorId="60E809E7" wp14:editId="40D0C719">
            <wp:extent cx="133333" cy="133333"/>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datory.png"/>
                    <pic:cNvPicPr/>
                  </pic:nvPicPr>
                  <pic:blipFill>
                    <a:blip r:embed="rId23">
                      <a:extLst>
                        <a:ext uri="{28A0092B-C50C-407E-A947-70E740481C1C}">
                          <a14:useLocalDpi xmlns:a14="http://schemas.microsoft.com/office/drawing/2010/main" val="0"/>
                        </a:ext>
                      </a:extLst>
                    </a:blip>
                    <a:stretch>
                      <a:fillRect/>
                    </a:stretch>
                  </pic:blipFill>
                  <pic:spPr>
                    <a:xfrm>
                      <a:off x="0" y="0"/>
                      <a:ext cx="133333" cy="133333"/>
                    </a:xfrm>
                    <a:prstGeom prst="rect">
                      <a:avLst/>
                    </a:prstGeom>
                  </pic:spPr>
                </pic:pic>
              </a:graphicData>
            </a:graphic>
          </wp:inline>
        </w:drawing>
      </w:r>
      <w:r>
        <w:rPr>
          <w:rFonts w:ascii="Palatino Linotype" w:hAnsi="Palatino Linotype"/>
          <w:sz w:val="23"/>
          <w:szCs w:val="23"/>
          <w:lang w:val="en-US"/>
        </w:rPr>
        <w:t xml:space="preserve">) and the optional fields. Below we provide detailed information about each field: </w:t>
      </w:r>
    </w:p>
    <w:p w14:paraId="699B0226"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Name:</w:t>
      </w:r>
      <w:r w:rsidR="00A47C74">
        <w:rPr>
          <w:rFonts w:ascii="Palatino Linotype" w:hAnsi="Palatino Linotype"/>
          <w:b/>
          <w:sz w:val="23"/>
          <w:szCs w:val="23"/>
          <w:lang w:val="en-US"/>
        </w:rPr>
        <w:t xml:space="preserve"> </w:t>
      </w:r>
      <w:r w:rsidR="00A47C74">
        <w:rPr>
          <w:rFonts w:ascii="Palatino Linotype" w:hAnsi="Palatino Linotype"/>
          <w:sz w:val="23"/>
          <w:szCs w:val="23"/>
          <w:lang w:val="en-US"/>
        </w:rPr>
        <w:t>The name of the application</w:t>
      </w:r>
    </w:p>
    <w:p w14:paraId="7AAE6BEE"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Image:</w:t>
      </w:r>
      <w:r w:rsidR="00A47C74">
        <w:rPr>
          <w:rFonts w:ascii="Palatino Linotype" w:hAnsi="Palatino Linotype"/>
          <w:b/>
          <w:sz w:val="23"/>
          <w:szCs w:val="23"/>
          <w:lang w:val="en-US"/>
        </w:rPr>
        <w:t xml:space="preserve"> </w:t>
      </w:r>
      <w:r w:rsidR="00A47C74" w:rsidRPr="00656861">
        <w:rPr>
          <w:rFonts w:ascii="Palatino Linotype" w:hAnsi="Palatino Linotype"/>
          <w:sz w:val="23"/>
          <w:szCs w:val="23"/>
          <w:lang w:val="en-US"/>
        </w:rPr>
        <w:t xml:space="preserve">The name of the image that has to be used to create virtual machines when executing the application. </w:t>
      </w:r>
      <w:r w:rsidR="00656861" w:rsidRPr="00656861">
        <w:rPr>
          <w:rFonts w:ascii="Palatino Linotype" w:hAnsi="Palatino Linotype"/>
          <w:sz w:val="23"/>
          <w:szCs w:val="23"/>
          <w:lang w:val="en-US"/>
        </w:rPr>
        <w:t xml:space="preserve">If the infrastructure provider does not inform about the available images this </w:t>
      </w:r>
      <w:del w:id="86" w:author="Rosa M Badia" w:date="2015-05-14T09:28:00Z">
        <w:r w:rsidR="00656861" w:rsidRPr="00656861" w:rsidDel="00F678C9">
          <w:rPr>
            <w:rFonts w:ascii="Palatino Linotype" w:hAnsi="Palatino Linotype"/>
            <w:sz w:val="23"/>
            <w:szCs w:val="23"/>
            <w:lang w:val="en-US"/>
          </w:rPr>
          <w:delText xml:space="preserve">value </w:delText>
        </w:r>
      </w:del>
      <w:ins w:id="87" w:author="Rosa M Badia" w:date="2015-05-14T09:28:00Z">
        <w:r w:rsidR="00F678C9">
          <w:rPr>
            <w:rFonts w:ascii="Palatino Linotype" w:hAnsi="Palatino Linotype"/>
            <w:sz w:val="23"/>
            <w:szCs w:val="23"/>
            <w:lang w:val="en-US"/>
          </w:rPr>
          <w:t>information</w:t>
        </w:r>
        <w:r w:rsidR="00F678C9" w:rsidRPr="00656861">
          <w:rPr>
            <w:rFonts w:ascii="Palatino Linotype" w:hAnsi="Palatino Linotype"/>
            <w:sz w:val="23"/>
            <w:szCs w:val="23"/>
            <w:lang w:val="en-US"/>
          </w:rPr>
          <w:t xml:space="preserve"> </w:t>
        </w:r>
      </w:ins>
      <w:r w:rsidR="00656861" w:rsidRPr="00656861">
        <w:rPr>
          <w:rFonts w:ascii="Palatino Linotype" w:hAnsi="Palatino Linotype"/>
          <w:sz w:val="23"/>
          <w:szCs w:val="23"/>
          <w:lang w:val="en-US"/>
        </w:rPr>
        <w:t>will have to be entered manually.</w:t>
      </w:r>
      <w:r w:rsidR="00656861">
        <w:rPr>
          <w:rFonts w:ascii="Palatino Linotype" w:hAnsi="Palatino Linotype"/>
          <w:b/>
          <w:sz w:val="23"/>
          <w:szCs w:val="23"/>
          <w:lang w:val="en-US"/>
        </w:rPr>
        <w:t xml:space="preserve"> </w:t>
      </w:r>
    </w:p>
    <w:p w14:paraId="106F7A88" w14:textId="77777777" w:rsidR="003A4BEB" w:rsidRPr="003A4BEB"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Location</w:t>
      </w:r>
      <w:r w:rsidR="00656861">
        <w:rPr>
          <w:rFonts w:ascii="Palatino Linotype" w:hAnsi="Palatino Linotype"/>
          <w:b/>
          <w:sz w:val="23"/>
          <w:szCs w:val="23"/>
          <w:lang w:val="en-US"/>
        </w:rPr>
        <w:t xml:space="preserve"> </w:t>
      </w:r>
      <w:r w:rsidR="003A4BEB">
        <w:rPr>
          <w:rFonts w:ascii="Palatino Linotype" w:hAnsi="Palatino Linotype"/>
          <w:b/>
          <w:sz w:val="23"/>
          <w:szCs w:val="23"/>
          <w:lang w:val="en-US"/>
        </w:rPr>
        <w:t xml:space="preserve">and Path </w:t>
      </w:r>
      <w:r w:rsidR="00656861">
        <w:rPr>
          <w:rFonts w:ascii="Palatino Linotype" w:hAnsi="Palatino Linotype"/>
          <w:b/>
          <w:sz w:val="23"/>
          <w:szCs w:val="23"/>
          <w:lang w:val="en-US"/>
        </w:rPr>
        <w:t xml:space="preserve">(Optional): </w:t>
      </w:r>
      <w:r w:rsidR="003A4BEB">
        <w:rPr>
          <w:rFonts w:ascii="Palatino Linotype" w:hAnsi="Palatino Linotype"/>
          <w:sz w:val="23"/>
          <w:szCs w:val="23"/>
          <w:lang w:val="en-US"/>
        </w:rPr>
        <w:t xml:space="preserve">Only if the application consists of a package that has to be deployed in the virtual machines before its execution (useful for COMPSs applications). The location specifies the storage where the package resides and the Path specifies the relative path to the package inside that storage. For example: </w:t>
      </w:r>
    </w:p>
    <w:p w14:paraId="1FBC6AA1" w14:textId="77777777" w:rsidR="003A4BEB" w:rsidRDefault="003A4BEB" w:rsidP="003A4BEB">
      <w:pPr>
        <w:pStyle w:val="ListParagraph"/>
        <w:tabs>
          <w:tab w:val="left" w:pos="851"/>
        </w:tabs>
        <w:spacing w:after="0" w:line="360" w:lineRule="auto"/>
        <w:jc w:val="both"/>
        <w:rPr>
          <w:rFonts w:ascii="Palatino Linotype" w:hAnsi="Palatino Linotype"/>
          <w:sz w:val="23"/>
          <w:szCs w:val="23"/>
          <w:lang w:val="en-US"/>
        </w:rPr>
      </w:pPr>
      <w:r>
        <w:rPr>
          <w:rFonts w:ascii="Palatino Linotype" w:hAnsi="Palatino Linotype"/>
          <w:b/>
          <w:sz w:val="23"/>
          <w:szCs w:val="23"/>
          <w:lang w:val="en-US"/>
        </w:rPr>
        <w:tab/>
      </w:r>
      <w:r>
        <w:rPr>
          <w:rFonts w:ascii="Palatino Linotype" w:hAnsi="Palatino Linotype"/>
          <w:b/>
          <w:sz w:val="23"/>
          <w:szCs w:val="23"/>
          <w:lang w:val="en-US"/>
        </w:rPr>
        <w:tab/>
      </w:r>
      <w:r>
        <w:rPr>
          <w:rFonts w:ascii="Palatino Linotype" w:hAnsi="Palatino Linotype"/>
          <w:sz w:val="23"/>
          <w:szCs w:val="23"/>
          <w:lang w:val="en-US"/>
        </w:rPr>
        <w:t xml:space="preserve">Location = </w:t>
      </w:r>
      <w:hyperlink r:id="rId24" w:history="1">
        <w:r w:rsidRPr="003A4BEB">
          <w:rPr>
            <w:rStyle w:val="Hyperlink"/>
            <w:rFonts w:ascii="Courier New" w:hAnsi="Courier New" w:cs="Courier New"/>
            <w:sz w:val="23"/>
            <w:szCs w:val="23"/>
            <w:lang w:val="en-US"/>
          </w:rPr>
          <w:t>ftp://bscgrid20.bsc.es</w:t>
        </w:r>
      </w:hyperlink>
    </w:p>
    <w:p w14:paraId="1A53774F" w14:textId="77777777" w:rsidR="0028749B" w:rsidRPr="00A47C74" w:rsidRDefault="003A4BEB" w:rsidP="003A4BEB">
      <w:pPr>
        <w:pStyle w:val="ListParagraph"/>
        <w:tabs>
          <w:tab w:val="left" w:pos="851"/>
        </w:tabs>
        <w:spacing w:after="0" w:line="360" w:lineRule="auto"/>
        <w:jc w:val="both"/>
        <w:rPr>
          <w:rFonts w:ascii="Palatino Linotype" w:hAnsi="Palatino Linotype"/>
          <w:b/>
          <w:sz w:val="23"/>
          <w:szCs w:val="23"/>
          <w:lang w:val="en-US"/>
        </w:rPr>
      </w:pPr>
      <w:r>
        <w:rPr>
          <w:rFonts w:ascii="Palatino Linotype" w:hAnsi="Palatino Linotype"/>
          <w:sz w:val="23"/>
          <w:szCs w:val="23"/>
          <w:lang w:val="en-US"/>
        </w:rPr>
        <w:tab/>
      </w:r>
      <w:r>
        <w:rPr>
          <w:rFonts w:ascii="Palatino Linotype" w:hAnsi="Palatino Linotype"/>
          <w:sz w:val="23"/>
          <w:szCs w:val="23"/>
          <w:lang w:val="en-US"/>
        </w:rPr>
        <w:tab/>
        <w:t xml:space="preserve">Path = </w:t>
      </w:r>
      <w:r w:rsidRPr="003A4BEB">
        <w:rPr>
          <w:rFonts w:ascii="Courier New" w:hAnsi="Courier New" w:cs="Courier New"/>
          <w:sz w:val="23"/>
          <w:szCs w:val="23"/>
          <w:lang w:val="en-US"/>
        </w:rPr>
        <w:t>/</w:t>
      </w:r>
      <w:proofErr w:type="spellStart"/>
      <w:r w:rsidRPr="003A4BEB">
        <w:rPr>
          <w:rFonts w:ascii="Courier New" w:hAnsi="Courier New" w:cs="Courier New"/>
          <w:sz w:val="23"/>
          <w:szCs w:val="23"/>
          <w:lang w:val="en-US"/>
        </w:rPr>
        <w:t>app_repository</w:t>
      </w:r>
      <w:proofErr w:type="spellEnd"/>
      <w:r w:rsidRPr="003A4BEB">
        <w:rPr>
          <w:rFonts w:ascii="Courier New" w:hAnsi="Courier New" w:cs="Courier New"/>
          <w:sz w:val="23"/>
          <w:szCs w:val="23"/>
          <w:lang w:val="en-US"/>
        </w:rPr>
        <w:t>/simple.tar.gz</w:t>
      </w:r>
    </w:p>
    <w:p w14:paraId="0F14DCDB"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Executable:</w:t>
      </w:r>
      <w:r w:rsidR="003A4BEB">
        <w:rPr>
          <w:rFonts w:ascii="Palatino Linotype" w:hAnsi="Palatino Linotype"/>
          <w:b/>
          <w:sz w:val="23"/>
          <w:szCs w:val="23"/>
          <w:lang w:val="en-US"/>
        </w:rPr>
        <w:t xml:space="preserve"> </w:t>
      </w:r>
      <w:r w:rsidR="003A4BEB" w:rsidRPr="003A4BEB">
        <w:rPr>
          <w:rFonts w:ascii="Palatino Linotype" w:hAnsi="Palatino Linotype"/>
          <w:sz w:val="23"/>
          <w:szCs w:val="23"/>
          <w:lang w:val="en-US"/>
        </w:rPr>
        <w:t xml:space="preserve">Name of the executable to run. In </w:t>
      </w:r>
      <w:r w:rsidR="003A4BEB">
        <w:rPr>
          <w:rFonts w:ascii="Palatino Linotype" w:hAnsi="Palatino Linotype"/>
          <w:sz w:val="23"/>
          <w:szCs w:val="23"/>
          <w:lang w:val="en-US"/>
        </w:rPr>
        <w:t>COMPSs applications</w:t>
      </w:r>
      <w:r w:rsidR="003A4BEB" w:rsidRPr="003A4BEB">
        <w:rPr>
          <w:rFonts w:ascii="Palatino Linotype" w:hAnsi="Palatino Linotype"/>
          <w:sz w:val="23"/>
          <w:szCs w:val="23"/>
          <w:lang w:val="en-US"/>
        </w:rPr>
        <w:t xml:space="preserve"> it refers to the name of the main class (e.g. </w:t>
      </w:r>
      <w:proofErr w:type="spellStart"/>
      <w:r w:rsidR="003A4BEB" w:rsidRPr="003A4BEB">
        <w:rPr>
          <w:rFonts w:ascii="Courier New" w:hAnsi="Courier New" w:cs="Courier New"/>
          <w:sz w:val="23"/>
          <w:szCs w:val="23"/>
          <w:lang w:val="en-US"/>
        </w:rPr>
        <w:t>simple.Simple</w:t>
      </w:r>
      <w:proofErr w:type="spellEnd"/>
      <w:r w:rsidR="003A4BEB" w:rsidRPr="003A4BEB">
        <w:rPr>
          <w:rFonts w:ascii="Palatino Linotype" w:hAnsi="Palatino Linotype"/>
          <w:sz w:val="23"/>
          <w:szCs w:val="23"/>
          <w:lang w:val="en-US"/>
        </w:rPr>
        <w:t xml:space="preserve">) and, in single applications, it refers to the name of the command (e.g. </w:t>
      </w:r>
      <w:r w:rsidR="003A4BEB" w:rsidRPr="003A4BEB">
        <w:rPr>
          <w:rFonts w:ascii="Courier New" w:hAnsi="Courier New" w:cs="Courier New"/>
          <w:sz w:val="23"/>
          <w:szCs w:val="23"/>
          <w:lang w:val="en-US"/>
        </w:rPr>
        <w:t>/</w:t>
      </w:r>
      <w:proofErr w:type="spellStart"/>
      <w:r w:rsidR="003A4BEB" w:rsidRPr="003A4BEB">
        <w:rPr>
          <w:rFonts w:ascii="Courier New" w:hAnsi="Courier New" w:cs="Courier New"/>
          <w:sz w:val="23"/>
          <w:szCs w:val="23"/>
          <w:lang w:val="en-US"/>
        </w:rPr>
        <w:t>usr</w:t>
      </w:r>
      <w:proofErr w:type="spellEnd"/>
      <w:r w:rsidR="003A4BEB" w:rsidRPr="003A4BEB">
        <w:rPr>
          <w:rFonts w:ascii="Courier New" w:hAnsi="Courier New" w:cs="Courier New"/>
          <w:sz w:val="23"/>
          <w:szCs w:val="23"/>
          <w:lang w:val="en-US"/>
        </w:rPr>
        <w:t>/bin/maker</w:t>
      </w:r>
      <w:r w:rsidR="003A4BEB" w:rsidRPr="003A4BEB">
        <w:rPr>
          <w:rFonts w:ascii="Palatino Linotype" w:hAnsi="Palatino Linotype"/>
          <w:sz w:val="23"/>
          <w:szCs w:val="23"/>
          <w:lang w:val="en-US"/>
        </w:rPr>
        <w:t>).</w:t>
      </w:r>
    </w:p>
    <w:p w14:paraId="2E697827"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COMPSs:</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Checkbox to indicate whether it is a COMPSs application or not.</w:t>
      </w:r>
    </w:p>
    <w:p w14:paraId="1F334BA8"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Public:</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 xml:space="preserve">Checkbox to indicate whether the application can be executed by other users or not. </w:t>
      </w:r>
    </w:p>
    <w:p w14:paraId="0DEA3D8E"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Description</w:t>
      </w:r>
      <w:r w:rsidR="00656861">
        <w:rPr>
          <w:rFonts w:ascii="Palatino Linotype" w:hAnsi="Palatino Linotype"/>
          <w:b/>
          <w:sz w:val="23"/>
          <w:szCs w:val="23"/>
          <w:lang w:val="en-US"/>
        </w:rPr>
        <w:t xml:space="preserve"> (Optional)</w:t>
      </w:r>
      <w:r w:rsidRPr="00A47C74">
        <w:rPr>
          <w:rFonts w:ascii="Palatino Linotype" w:hAnsi="Palatino Linotype"/>
          <w:b/>
          <w:sz w:val="23"/>
          <w:szCs w:val="23"/>
          <w:lang w:val="en-US"/>
        </w:rPr>
        <w:t>:</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A brief description of the application and its arguments.</w:t>
      </w:r>
    </w:p>
    <w:p w14:paraId="6E483C09"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Wall Clock Time</w:t>
      </w:r>
      <w:r w:rsidR="00656861">
        <w:rPr>
          <w:rFonts w:ascii="Palatino Linotype" w:hAnsi="Palatino Linotype"/>
          <w:b/>
          <w:sz w:val="23"/>
          <w:szCs w:val="23"/>
          <w:lang w:val="en-US"/>
        </w:rPr>
        <w:t xml:space="preserve"> (Optional)</w:t>
      </w:r>
      <w:r w:rsidRPr="00A47C74">
        <w:rPr>
          <w:rFonts w:ascii="Palatino Linotype" w:hAnsi="Palatino Linotype"/>
          <w:b/>
          <w:sz w:val="23"/>
          <w:szCs w:val="23"/>
          <w:lang w:val="en-US"/>
        </w:rPr>
        <w:t>:</w:t>
      </w:r>
      <w:r w:rsidR="003A4BEB">
        <w:rPr>
          <w:rFonts w:ascii="Palatino Linotype" w:hAnsi="Palatino Linotype"/>
          <w:b/>
          <w:sz w:val="23"/>
          <w:szCs w:val="23"/>
          <w:lang w:val="en-US"/>
        </w:rPr>
        <w:t xml:space="preserve"> </w:t>
      </w:r>
      <w:r w:rsidR="003A4BEB" w:rsidRPr="003A4BEB">
        <w:rPr>
          <w:rFonts w:ascii="Palatino Linotype" w:hAnsi="Palatino Linotype"/>
          <w:sz w:val="23"/>
          <w:szCs w:val="23"/>
          <w:lang w:val="en-US"/>
        </w:rPr>
        <w:t xml:space="preserve">The </w:t>
      </w:r>
      <w:proofErr w:type="gramStart"/>
      <w:r w:rsidR="003A4BEB">
        <w:rPr>
          <w:rFonts w:ascii="Palatino Linotype" w:hAnsi="Palatino Linotype"/>
          <w:sz w:val="23"/>
          <w:szCs w:val="23"/>
          <w:lang w:val="en-US"/>
        </w:rPr>
        <w:t>default limit</w:t>
      </w:r>
      <w:proofErr w:type="gramEnd"/>
      <w:r w:rsidR="003A4BEB" w:rsidRPr="003A4BEB">
        <w:rPr>
          <w:rFonts w:ascii="Palatino Linotype" w:hAnsi="Palatino Linotype"/>
          <w:sz w:val="23"/>
          <w:szCs w:val="23"/>
          <w:lang w:val="en-US"/>
        </w:rPr>
        <w:t xml:space="preserve"> time for the application execution.</w:t>
      </w:r>
    </w:p>
    <w:p w14:paraId="64342219"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Disk Size</w:t>
      </w:r>
      <w:r w:rsidR="00656861">
        <w:rPr>
          <w:rFonts w:ascii="Palatino Linotype" w:hAnsi="Palatino Linotype"/>
          <w:b/>
          <w:sz w:val="23"/>
          <w:szCs w:val="23"/>
          <w:lang w:val="en-US"/>
        </w:rPr>
        <w:t xml:space="preserve"> (Optional)</w:t>
      </w:r>
      <w:r w:rsidRPr="00A47C74">
        <w:rPr>
          <w:rFonts w:ascii="Palatino Linotype" w:hAnsi="Palatino Linotype"/>
          <w:b/>
          <w:sz w:val="23"/>
          <w:szCs w:val="23"/>
          <w:lang w:val="en-US"/>
        </w:rPr>
        <w:t>:</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 xml:space="preserve">The default disk size </w:t>
      </w:r>
      <w:del w:id="88" w:author="Rosa M Badia" w:date="2015-05-14T09:29:00Z">
        <w:r w:rsidR="003A4BEB" w:rsidDel="00F678C9">
          <w:rPr>
            <w:rFonts w:ascii="Palatino Linotype" w:hAnsi="Palatino Linotype"/>
            <w:sz w:val="23"/>
            <w:szCs w:val="23"/>
            <w:lang w:val="en-US"/>
          </w:rPr>
          <w:delText xml:space="preserve">for </w:delText>
        </w:r>
      </w:del>
      <w:ins w:id="89" w:author="Rosa M Badia" w:date="2015-05-14T09:29:00Z">
        <w:r w:rsidR="00F678C9">
          <w:rPr>
            <w:rFonts w:ascii="Palatino Linotype" w:hAnsi="Palatino Linotype"/>
            <w:sz w:val="23"/>
            <w:szCs w:val="23"/>
            <w:lang w:val="en-US"/>
          </w:rPr>
          <w:t xml:space="preserve">of </w:t>
        </w:r>
      </w:ins>
      <w:r w:rsidR="003A4BEB">
        <w:rPr>
          <w:rFonts w:ascii="Palatino Linotype" w:hAnsi="Palatino Linotype"/>
          <w:sz w:val="23"/>
          <w:szCs w:val="23"/>
          <w:lang w:val="en-US"/>
        </w:rPr>
        <w:t xml:space="preserve">the virtual machines where the application must be run. </w:t>
      </w:r>
    </w:p>
    <w:p w14:paraId="3F0D0A99"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lastRenderedPageBreak/>
        <w:t>Cores</w:t>
      </w:r>
      <w:r w:rsidR="00656861">
        <w:rPr>
          <w:rFonts w:ascii="Palatino Linotype" w:hAnsi="Palatino Linotype"/>
          <w:b/>
          <w:sz w:val="23"/>
          <w:szCs w:val="23"/>
          <w:lang w:val="en-US"/>
        </w:rPr>
        <w:t xml:space="preserve"> (Optional)</w:t>
      </w:r>
      <w:r w:rsidRPr="00A47C74">
        <w:rPr>
          <w:rFonts w:ascii="Palatino Linotype" w:hAnsi="Palatino Linotype"/>
          <w:b/>
          <w:sz w:val="23"/>
          <w:szCs w:val="23"/>
          <w:lang w:val="en-US"/>
        </w:rPr>
        <w:t>:</w:t>
      </w:r>
      <w:r w:rsidR="003A4BEB">
        <w:rPr>
          <w:rFonts w:ascii="Palatino Linotype" w:hAnsi="Palatino Linotype"/>
          <w:sz w:val="23"/>
          <w:szCs w:val="23"/>
          <w:lang w:val="en-US"/>
        </w:rPr>
        <w:t xml:space="preserve"> The default number of cores </w:t>
      </w:r>
      <w:del w:id="90" w:author="Rosa M Badia" w:date="2015-05-14T09:30:00Z">
        <w:r w:rsidR="003A4BEB" w:rsidDel="00F678C9">
          <w:rPr>
            <w:rFonts w:ascii="Palatino Linotype" w:hAnsi="Palatino Linotype"/>
            <w:sz w:val="23"/>
            <w:szCs w:val="23"/>
            <w:lang w:val="en-US"/>
          </w:rPr>
          <w:delText xml:space="preserve">for </w:delText>
        </w:r>
      </w:del>
      <w:ins w:id="91" w:author="Rosa M Badia" w:date="2015-05-14T09:30:00Z">
        <w:r w:rsidR="00F678C9">
          <w:rPr>
            <w:rFonts w:ascii="Palatino Linotype" w:hAnsi="Palatino Linotype"/>
            <w:sz w:val="23"/>
            <w:szCs w:val="23"/>
            <w:lang w:val="en-US"/>
          </w:rPr>
          <w:t xml:space="preserve">of </w:t>
        </w:r>
      </w:ins>
      <w:r w:rsidR="003A4BEB">
        <w:rPr>
          <w:rFonts w:ascii="Palatino Linotype" w:hAnsi="Palatino Linotype"/>
          <w:sz w:val="23"/>
          <w:szCs w:val="23"/>
          <w:lang w:val="en-US"/>
        </w:rPr>
        <w:t xml:space="preserve">the virtual machines where the application must be run. </w:t>
      </w:r>
    </w:p>
    <w:p w14:paraId="725C7089"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Memory</w:t>
      </w:r>
      <w:r w:rsidR="00656861">
        <w:rPr>
          <w:rFonts w:ascii="Palatino Linotype" w:hAnsi="Palatino Linotype"/>
          <w:b/>
          <w:sz w:val="23"/>
          <w:szCs w:val="23"/>
          <w:lang w:val="en-US"/>
        </w:rPr>
        <w:t xml:space="preserve"> (Optional)</w:t>
      </w:r>
      <w:r w:rsidRPr="00A47C74">
        <w:rPr>
          <w:rFonts w:ascii="Palatino Linotype" w:hAnsi="Palatino Linotype"/>
          <w:b/>
          <w:sz w:val="23"/>
          <w:szCs w:val="23"/>
          <w:lang w:val="en-US"/>
        </w:rPr>
        <w:t>:</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 xml:space="preserve">The default memory size </w:t>
      </w:r>
      <w:del w:id="92" w:author="Rosa M Badia" w:date="2015-05-14T09:30:00Z">
        <w:r w:rsidR="003A4BEB" w:rsidDel="00F678C9">
          <w:rPr>
            <w:rFonts w:ascii="Palatino Linotype" w:hAnsi="Palatino Linotype"/>
            <w:sz w:val="23"/>
            <w:szCs w:val="23"/>
            <w:lang w:val="en-US"/>
          </w:rPr>
          <w:delText xml:space="preserve">for </w:delText>
        </w:r>
      </w:del>
      <w:ins w:id="93" w:author="Rosa M Badia" w:date="2015-05-14T09:30:00Z">
        <w:r w:rsidR="00F678C9">
          <w:rPr>
            <w:rFonts w:ascii="Palatino Linotype" w:hAnsi="Palatino Linotype"/>
            <w:sz w:val="23"/>
            <w:szCs w:val="23"/>
            <w:lang w:val="en-US"/>
          </w:rPr>
          <w:t xml:space="preserve">of </w:t>
        </w:r>
      </w:ins>
      <w:r w:rsidR="003A4BEB">
        <w:rPr>
          <w:rFonts w:ascii="Palatino Linotype" w:hAnsi="Palatino Linotype"/>
          <w:sz w:val="23"/>
          <w:szCs w:val="23"/>
          <w:lang w:val="en-US"/>
        </w:rPr>
        <w:t>the virtual machines where the application must be run.</w:t>
      </w:r>
    </w:p>
    <w:p w14:paraId="5F56399E"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Max VMs</w:t>
      </w:r>
      <w:r w:rsidR="00656861">
        <w:rPr>
          <w:rFonts w:ascii="Palatino Linotype" w:hAnsi="Palatino Linotype"/>
          <w:b/>
          <w:sz w:val="23"/>
          <w:szCs w:val="23"/>
          <w:lang w:val="en-US"/>
        </w:rPr>
        <w:t xml:space="preserve"> (mandatory if COMPSs)</w:t>
      </w:r>
      <w:r w:rsidRPr="00A47C74">
        <w:rPr>
          <w:rFonts w:ascii="Palatino Linotype" w:hAnsi="Palatino Linotype"/>
          <w:b/>
          <w:sz w:val="23"/>
          <w:szCs w:val="23"/>
          <w:lang w:val="en-US"/>
        </w:rPr>
        <w:t>:</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 xml:space="preserve">The maximum number of virtual machines to run the application. Only used for COMPSs. </w:t>
      </w:r>
    </w:p>
    <w:p w14:paraId="09ED5A5D"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 xml:space="preserve">Min </w:t>
      </w:r>
      <w:r w:rsidR="00656861" w:rsidRPr="00A47C74">
        <w:rPr>
          <w:rFonts w:ascii="Palatino Linotype" w:hAnsi="Palatino Linotype"/>
          <w:b/>
          <w:sz w:val="23"/>
          <w:szCs w:val="23"/>
          <w:lang w:val="en-US"/>
        </w:rPr>
        <w:t>VMs</w:t>
      </w:r>
      <w:r w:rsidR="00656861">
        <w:rPr>
          <w:rFonts w:ascii="Palatino Linotype" w:hAnsi="Palatino Linotype"/>
          <w:b/>
          <w:sz w:val="23"/>
          <w:szCs w:val="23"/>
          <w:lang w:val="en-US"/>
        </w:rPr>
        <w:t xml:space="preserve"> (mandatory if COMPSs)</w:t>
      </w:r>
      <w:r w:rsidR="00656861" w:rsidRPr="00A47C74">
        <w:rPr>
          <w:rFonts w:ascii="Palatino Linotype" w:hAnsi="Palatino Linotype"/>
          <w:b/>
          <w:sz w:val="23"/>
          <w:szCs w:val="23"/>
          <w:lang w:val="en-US"/>
        </w:rPr>
        <w:t>:</w:t>
      </w:r>
      <w:r w:rsidR="003A4BEB">
        <w:rPr>
          <w:rFonts w:ascii="Palatino Linotype" w:hAnsi="Palatino Linotype"/>
          <w:b/>
          <w:sz w:val="23"/>
          <w:szCs w:val="23"/>
          <w:lang w:val="en-US"/>
        </w:rPr>
        <w:t xml:space="preserve"> </w:t>
      </w:r>
      <w:r w:rsidR="003A4BEB">
        <w:rPr>
          <w:rFonts w:ascii="Palatino Linotype" w:hAnsi="Palatino Linotype"/>
          <w:sz w:val="23"/>
          <w:szCs w:val="23"/>
          <w:lang w:val="en-US"/>
        </w:rPr>
        <w:t xml:space="preserve">The minimum number of virtual machines to run the application. Only used for COMPSs. </w:t>
      </w:r>
    </w:p>
    <w:p w14:paraId="71B04DD7" w14:textId="77777777" w:rsidR="0028749B" w:rsidRPr="00A47C74" w:rsidRDefault="0028749B" w:rsidP="0028749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Owner:</w:t>
      </w:r>
      <w:r w:rsidR="00AB7667">
        <w:rPr>
          <w:rFonts w:ascii="Palatino Linotype" w:hAnsi="Palatino Linotype"/>
          <w:b/>
          <w:sz w:val="23"/>
          <w:szCs w:val="23"/>
          <w:lang w:val="en-US"/>
        </w:rPr>
        <w:t xml:space="preserve"> </w:t>
      </w:r>
      <w:r w:rsidR="00AB7667">
        <w:rPr>
          <w:rFonts w:ascii="Palatino Linotype" w:hAnsi="Palatino Linotype"/>
          <w:sz w:val="23"/>
          <w:szCs w:val="23"/>
          <w:lang w:val="en-US"/>
        </w:rPr>
        <w:t xml:space="preserve">Specifies the user that has created this application. Not modifiable. </w:t>
      </w:r>
    </w:p>
    <w:p w14:paraId="13A729D1" w14:textId="77777777" w:rsidR="0028749B" w:rsidRDefault="00952405" w:rsidP="00952405">
      <w:pPr>
        <w:tabs>
          <w:tab w:val="left" w:pos="851"/>
        </w:tabs>
        <w:spacing w:after="0" w:line="360" w:lineRule="auto"/>
        <w:jc w:val="both"/>
        <w:rPr>
          <w:rFonts w:ascii="Palatino Linotype" w:hAnsi="Palatino Linotype"/>
          <w:sz w:val="23"/>
          <w:szCs w:val="23"/>
          <w:lang w:val="en-US"/>
        </w:rPr>
      </w:pPr>
      <w:del w:id="94" w:author="Rosa M Badia" w:date="2015-05-14T09:31:00Z">
        <w:r w:rsidDel="00F678C9">
          <w:rPr>
            <w:rFonts w:ascii="Palatino Linotype" w:hAnsi="Palatino Linotype"/>
            <w:sz w:val="23"/>
            <w:szCs w:val="23"/>
            <w:lang w:val="en-US"/>
          </w:rPr>
          <w:tab/>
        </w:r>
      </w:del>
      <w:r w:rsidR="0028749B">
        <w:rPr>
          <w:rFonts w:ascii="Palatino Linotype" w:hAnsi="Palatino Linotype"/>
          <w:sz w:val="23"/>
          <w:szCs w:val="23"/>
          <w:lang w:val="en-US"/>
        </w:rPr>
        <w:t xml:space="preserve">Finally, </w:t>
      </w:r>
      <w:r>
        <w:rPr>
          <w:rFonts w:ascii="Palatino Linotype" w:hAnsi="Palatino Linotype"/>
          <w:sz w:val="23"/>
          <w:szCs w:val="23"/>
          <w:lang w:val="en-US"/>
        </w:rPr>
        <w:t>users can add as many arguments as their application needs by hitting the bottom right green button (</w:t>
      </w:r>
      <w:r>
        <w:rPr>
          <w:rFonts w:ascii="Palatino Linotype" w:hAnsi="Palatino Linotype"/>
          <w:noProof/>
          <w:sz w:val="23"/>
          <w:szCs w:val="23"/>
          <w:lang w:eastAsia="es-ES"/>
        </w:rPr>
        <w:drawing>
          <wp:inline distT="0" distB="0" distL="0" distR="0" wp14:anchorId="2472DE4E" wp14:editId="65C7101B">
            <wp:extent cx="301450" cy="150726"/>
            <wp:effectExtent l="0" t="0" r="381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and filling the following information for each parameter:</w:t>
      </w:r>
    </w:p>
    <w:p w14:paraId="0EFC0262" w14:textId="77777777" w:rsidR="00952405" w:rsidRPr="00A47C74" w:rsidRDefault="00952405" w:rsidP="00952405">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Name:</w:t>
      </w:r>
      <w:r w:rsidR="00AB7667">
        <w:rPr>
          <w:rFonts w:ascii="Palatino Linotype" w:hAnsi="Palatino Linotype"/>
          <w:sz w:val="23"/>
          <w:szCs w:val="23"/>
          <w:lang w:val="en-US"/>
        </w:rPr>
        <w:t xml:space="preserve"> Name of the parameter.</w:t>
      </w:r>
    </w:p>
    <w:p w14:paraId="74F419B4" w14:textId="77777777" w:rsidR="00952405" w:rsidRPr="00A47C74" w:rsidRDefault="00952405" w:rsidP="00952405">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Default value</w:t>
      </w:r>
      <w:r w:rsidR="00AB7667">
        <w:rPr>
          <w:rFonts w:ascii="Palatino Linotype" w:hAnsi="Palatino Linotype"/>
          <w:b/>
          <w:sz w:val="23"/>
          <w:szCs w:val="23"/>
          <w:lang w:val="en-US"/>
        </w:rPr>
        <w:t xml:space="preserve"> (Optional)</w:t>
      </w:r>
      <w:r w:rsidRPr="00A47C74">
        <w:rPr>
          <w:rFonts w:ascii="Palatino Linotype" w:hAnsi="Palatino Linotype"/>
          <w:b/>
          <w:sz w:val="23"/>
          <w:szCs w:val="23"/>
          <w:lang w:val="en-US"/>
        </w:rPr>
        <w:t xml:space="preserve">: </w:t>
      </w:r>
      <w:r w:rsidR="00AB7667">
        <w:rPr>
          <w:rFonts w:ascii="Palatino Linotype" w:hAnsi="Palatino Linotype"/>
          <w:sz w:val="23"/>
          <w:szCs w:val="23"/>
          <w:lang w:val="en-US"/>
        </w:rPr>
        <w:t>Default value for the parameter.</w:t>
      </w:r>
    </w:p>
    <w:p w14:paraId="538AFFC2" w14:textId="77777777" w:rsidR="00952405" w:rsidRPr="00A47C74" w:rsidRDefault="00952405" w:rsidP="00952405">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Prefix</w:t>
      </w:r>
      <w:r w:rsidR="00AB7667">
        <w:rPr>
          <w:rFonts w:ascii="Palatino Linotype" w:hAnsi="Palatino Linotype"/>
          <w:b/>
          <w:sz w:val="23"/>
          <w:szCs w:val="23"/>
          <w:lang w:val="en-US"/>
        </w:rPr>
        <w:t xml:space="preserve"> (Optional)</w:t>
      </w:r>
      <w:r w:rsidRPr="00A47C74">
        <w:rPr>
          <w:rFonts w:ascii="Palatino Linotype" w:hAnsi="Palatino Linotype"/>
          <w:b/>
          <w:sz w:val="23"/>
          <w:szCs w:val="23"/>
          <w:lang w:val="en-US"/>
        </w:rPr>
        <w:t>:</w:t>
      </w:r>
      <w:r w:rsidR="00AB7667">
        <w:rPr>
          <w:rFonts w:ascii="Palatino Linotype" w:hAnsi="Palatino Linotype"/>
          <w:b/>
          <w:sz w:val="23"/>
          <w:szCs w:val="23"/>
          <w:lang w:val="en-US"/>
        </w:rPr>
        <w:t xml:space="preserve"> </w:t>
      </w:r>
      <w:r w:rsidR="00AB7667">
        <w:rPr>
          <w:rFonts w:ascii="Palatino Linotype" w:hAnsi="Palatino Linotype"/>
          <w:sz w:val="23"/>
          <w:szCs w:val="23"/>
          <w:lang w:val="en-US"/>
        </w:rPr>
        <w:t>Prefix chain inserted before the parameter value.</w:t>
      </w:r>
    </w:p>
    <w:p w14:paraId="16828893" w14:textId="77777777" w:rsidR="00952405" w:rsidRPr="00A47C74" w:rsidRDefault="00952405" w:rsidP="00952405">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Is file</w:t>
      </w:r>
      <w:proofErr w:type="gramStart"/>
      <w:r w:rsidRPr="00A47C74">
        <w:rPr>
          <w:rFonts w:ascii="Palatino Linotype" w:hAnsi="Palatino Linotype"/>
          <w:b/>
          <w:sz w:val="23"/>
          <w:szCs w:val="23"/>
          <w:lang w:val="en-US"/>
        </w:rPr>
        <w:t>?:</w:t>
      </w:r>
      <w:proofErr w:type="gramEnd"/>
      <w:r w:rsidRPr="00A47C74">
        <w:rPr>
          <w:rFonts w:ascii="Palatino Linotype" w:hAnsi="Palatino Linotype"/>
          <w:b/>
          <w:sz w:val="23"/>
          <w:szCs w:val="23"/>
          <w:lang w:val="en-US"/>
        </w:rPr>
        <w:t xml:space="preserve"> </w:t>
      </w:r>
      <w:r w:rsidR="00AB7667">
        <w:rPr>
          <w:rFonts w:ascii="Palatino Linotype" w:hAnsi="Palatino Linotype"/>
          <w:sz w:val="23"/>
          <w:szCs w:val="23"/>
          <w:lang w:val="en-US"/>
        </w:rPr>
        <w:t>Checkbox to indicate if the parameter is a file or not.</w:t>
      </w:r>
    </w:p>
    <w:p w14:paraId="28BE33BD" w14:textId="77777777" w:rsidR="00952405" w:rsidRPr="00A47C74" w:rsidRDefault="00952405" w:rsidP="00952405">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A47C74">
        <w:rPr>
          <w:rFonts w:ascii="Palatino Linotype" w:hAnsi="Palatino Linotype"/>
          <w:b/>
          <w:sz w:val="23"/>
          <w:szCs w:val="23"/>
          <w:lang w:val="en-US"/>
        </w:rPr>
        <w:t>Optional:</w:t>
      </w:r>
      <w:r w:rsidR="00AB7667">
        <w:rPr>
          <w:rFonts w:ascii="Palatino Linotype" w:hAnsi="Palatino Linotype"/>
          <w:b/>
          <w:sz w:val="23"/>
          <w:szCs w:val="23"/>
          <w:lang w:val="en-US"/>
        </w:rPr>
        <w:t xml:space="preserve"> </w:t>
      </w:r>
      <w:r w:rsidR="00AB7667">
        <w:rPr>
          <w:rFonts w:ascii="Palatino Linotype" w:hAnsi="Palatino Linotype"/>
          <w:sz w:val="23"/>
          <w:szCs w:val="23"/>
          <w:lang w:val="en-US"/>
        </w:rPr>
        <w:t>Checkbox to indicate whether is an optional parameter or not.</w:t>
      </w:r>
    </w:p>
    <w:p w14:paraId="23D3A650" w14:textId="77777777" w:rsidR="00952405" w:rsidDel="00020F19" w:rsidRDefault="00952405" w:rsidP="00952405">
      <w:pPr>
        <w:tabs>
          <w:tab w:val="left" w:pos="851"/>
        </w:tabs>
        <w:spacing w:after="0" w:line="360" w:lineRule="auto"/>
        <w:jc w:val="both"/>
        <w:rPr>
          <w:del w:id="95" w:author="Rosa M Badia" w:date="2015-05-14T09:32:00Z"/>
          <w:rFonts w:ascii="Palatino Linotype" w:hAnsi="Palatino Linotype"/>
          <w:sz w:val="23"/>
          <w:szCs w:val="23"/>
          <w:lang w:val="en-US"/>
        </w:rPr>
      </w:pPr>
      <w:del w:id="96" w:author="Rosa M Badia" w:date="2015-05-14T09:31:00Z">
        <w:r w:rsidDel="00020F19">
          <w:rPr>
            <w:rFonts w:ascii="Palatino Linotype" w:hAnsi="Palatino Linotype"/>
            <w:sz w:val="23"/>
            <w:szCs w:val="23"/>
            <w:lang w:val="en-US"/>
          </w:rPr>
          <w:tab/>
        </w:r>
      </w:del>
      <w:proofErr w:type="gramStart"/>
      <w:r w:rsidRPr="00952405">
        <w:rPr>
          <w:rFonts w:ascii="Palatino Linotype" w:hAnsi="Palatino Linotype"/>
          <w:sz w:val="23"/>
          <w:szCs w:val="23"/>
          <w:lang w:val="en-US"/>
        </w:rPr>
        <w:t>If needed, each argument can be erased by hitting the red button (</w:t>
      </w:r>
      <w:r>
        <w:rPr>
          <w:noProof/>
          <w:lang w:eastAsia="es-ES"/>
        </w:rPr>
        <w:drawing>
          <wp:inline distT="0" distB="0" distL="0" distR="0" wp14:anchorId="20C1B760" wp14:editId="42A49001">
            <wp:extent cx="311499" cy="15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sidRPr="00952405">
        <w:rPr>
          <w:rFonts w:ascii="Palatino Linotype" w:hAnsi="Palatino Linotype"/>
          <w:sz w:val="23"/>
          <w:szCs w:val="23"/>
          <w:lang w:val="en-US"/>
        </w:rPr>
        <w:t>) at its right.</w:t>
      </w:r>
      <w:proofErr w:type="gramEnd"/>
      <w:ins w:id="97" w:author="Rosa M Badia" w:date="2015-05-14T09:32:00Z">
        <w:r w:rsidR="00020F19">
          <w:rPr>
            <w:rFonts w:ascii="Palatino Linotype" w:hAnsi="Palatino Linotype"/>
            <w:sz w:val="23"/>
            <w:szCs w:val="23"/>
            <w:lang w:val="en-US"/>
          </w:rPr>
          <w:t xml:space="preserve"> </w:t>
        </w:r>
      </w:ins>
    </w:p>
    <w:p w14:paraId="09A01DF0" w14:textId="77777777" w:rsidR="00AB7667" w:rsidRPr="00AB7667" w:rsidDel="00205486" w:rsidRDefault="00AB7667" w:rsidP="00952405">
      <w:pPr>
        <w:tabs>
          <w:tab w:val="left" w:pos="851"/>
        </w:tabs>
        <w:spacing w:after="0" w:line="360" w:lineRule="auto"/>
        <w:jc w:val="both"/>
        <w:rPr>
          <w:del w:id="98" w:author="Cristian" w:date="2015-05-15T16:55:00Z"/>
          <w:rFonts w:ascii="Palatino Linotype" w:hAnsi="Palatino Linotype"/>
          <w:sz w:val="23"/>
          <w:szCs w:val="23"/>
          <w:lang w:val="en-US"/>
        </w:rPr>
      </w:pPr>
      <w:del w:id="99" w:author="Rosa M Badia" w:date="2015-05-14T09:32:00Z">
        <w:r w:rsidDel="00020F19">
          <w:rPr>
            <w:rFonts w:ascii="Palatino Linotype" w:hAnsi="Palatino Linotype"/>
            <w:sz w:val="23"/>
            <w:szCs w:val="23"/>
            <w:lang w:val="en-US"/>
          </w:rPr>
          <w:tab/>
        </w:r>
      </w:del>
      <w:r>
        <w:rPr>
          <w:rFonts w:ascii="Palatino Linotype" w:hAnsi="Palatino Linotype"/>
          <w:sz w:val="23"/>
          <w:szCs w:val="23"/>
          <w:lang w:val="en-US"/>
        </w:rPr>
        <w:t xml:space="preserve">Once all the information is provided, hitting the </w:t>
      </w:r>
      <w:r>
        <w:rPr>
          <w:rFonts w:ascii="Palatino Linotype" w:hAnsi="Palatino Linotype"/>
          <w:i/>
          <w:sz w:val="23"/>
          <w:szCs w:val="23"/>
          <w:lang w:val="en-US"/>
        </w:rPr>
        <w:t>Save</w:t>
      </w:r>
      <w:r>
        <w:rPr>
          <w:rFonts w:ascii="Palatino Linotype" w:hAnsi="Palatino Linotype"/>
          <w:sz w:val="23"/>
          <w:szCs w:val="23"/>
          <w:lang w:val="en-US"/>
        </w:rPr>
        <w:t xml:space="preserve"> button will save the information into the </w:t>
      </w:r>
      <w:r w:rsidRPr="00AB7667">
        <w:rPr>
          <w:rFonts w:ascii="Palatino Linotype" w:hAnsi="Palatino Linotype"/>
          <w:i/>
          <w:sz w:val="23"/>
          <w:szCs w:val="23"/>
          <w:lang w:val="en-US"/>
        </w:rPr>
        <w:t>PMES Framework</w:t>
      </w:r>
      <w:r>
        <w:rPr>
          <w:rFonts w:ascii="Palatino Linotype" w:hAnsi="Palatino Linotype"/>
          <w:sz w:val="23"/>
          <w:szCs w:val="23"/>
          <w:lang w:val="en-US"/>
        </w:rPr>
        <w:t xml:space="preserve"> database. </w:t>
      </w:r>
    </w:p>
    <w:p w14:paraId="5EA92F9E" w14:textId="77777777" w:rsidR="00B33CB5" w:rsidRDefault="00B33CB5">
      <w:pPr>
        <w:tabs>
          <w:tab w:val="left" w:pos="851"/>
        </w:tabs>
        <w:spacing w:after="0" w:line="360" w:lineRule="auto"/>
        <w:jc w:val="both"/>
        <w:rPr>
          <w:rFonts w:ascii="Palatino Linotype" w:hAnsi="Palatino Linotype"/>
          <w:sz w:val="23"/>
          <w:szCs w:val="23"/>
          <w:lang w:val="en-US"/>
        </w:rPr>
        <w:pPrChange w:id="100" w:author="Cristian" w:date="2015-05-15T16:55:00Z">
          <w:pPr>
            <w:tabs>
              <w:tab w:val="left" w:pos="1360"/>
            </w:tabs>
            <w:spacing w:after="0" w:line="360" w:lineRule="auto"/>
          </w:pPr>
        </w:pPrChange>
      </w:pPr>
    </w:p>
    <w:p w14:paraId="1B94996A" w14:textId="77777777" w:rsidR="00FF66FD" w:rsidRPr="00B33CB5" w:rsidRDefault="00FF66FD" w:rsidP="00B33CB5">
      <w:pPr>
        <w:tabs>
          <w:tab w:val="left" w:pos="1360"/>
        </w:tabs>
        <w:spacing w:after="0" w:line="360" w:lineRule="auto"/>
        <w:rPr>
          <w:rFonts w:ascii="Palatino Linotype" w:hAnsi="Palatino Linotype"/>
          <w:sz w:val="23"/>
          <w:szCs w:val="23"/>
          <w:lang w:val="en-US"/>
        </w:rPr>
      </w:pPr>
    </w:p>
    <w:p w14:paraId="2ECE4942" w14:textId="77777777" w:rsidR="00B33CB5" w:rsidRPr="00B33CB5" w:rsidRDefault="00B33CB5" w:rsidP="00B33CB5">
      <w:pPr>
        <w:pStyle w:val="Heading2"/>
        <w:spacing w:before="0" w:line="360" w:lineRule="auto"/>
        <w:rPr>
          <w:rFonts w:ascii="Palatino Linotype" w:hAnsi="Palatino Linotype"/>
          <w:lang w:val="en-US"/>
        </w:rPr>
      </w:pPr>
      <w:bookmarkStart w:id="101" w:name="_Toc425939206"/>
      <w:r w:rsidRPr="00B33CB5">
        <w:rPr>
          <w:rFonts w:ascii="Palatino Linotype" w:hAnsi="Palatino Linotype"/>
          <w:lang w:val="en-US"/>
        </w:rPr>
        <w:t>3.</w:t>
      </w:r>
      <w:r>
        <w:rPr>
          <w:rFonts w:ascii="Palatino Linotype" w:hAnsi="Palatino Linotype"/>
          <w:lang w:val="en-US"/>
        </w:rPr>
        <w:t>4. Jobs Management</w:t>
      </w:r>
      <w:bookmarkEnd w:id="101"/>
    </w:p>
    <w:p w14:paraId="3ADD22F9" w14:textId="77777777" w:rsidR="00B33CB5" w:rsidDel="00020F19" w:rsidRDefault="009466A2" w:rsidP="004F1270">
      <w:pPr>
        <w:tabs>
          <w:tab w:val="left" w:pos="851"/>
        </w:tabs>
        <w:spacing w:after="0" w:line="360" w:lineRule="auto"/>
        <w:jc w:val="both"/>
        <w:rPr>
          <w:del w:id="102" w:author="Rosa M Badia" w:date="2015-05-14T09:32:00Z"/>
          <w:rFonts w:ascii="Palatino Linotype" w:hAnsi="Palatino Linotype"/>
          <w:sz w:val="23"/>
          <w:szCs w:val="23"/>
          <w:lang w:val="en-US"/>
        </w:rPr>
      </w:pPr>
      <w:r>
        <w:rPr>
          <w:rFonts w:ascii="Palatino Linotype" w:hAnsi="Palatino Linotype"/>
          <w:sz w:val="23"/>
          <w:szCs w:val="23"/>
          <w:lang w:val="en-US"/>
        </w:rPr>
        <w:tab/>
        <w:t xml:space="preserve">Once an application has been created and the needed storages have been defined, it is possible to run jobs in the infrastructure. </w:t>
      </w:r>
    </w:p>
    <w:p w14:paraId="5093748F" w14:textId="77777777" w:rsidR="00B33CB5" w:rsidRDefault="00B33CB5">
      <w:pPr>
        <w:tabs>
          <w:tab w:val="left" w:pos="851"/>
        </w:tabs>
        <w:spacing w:after="0" w:line="360" w:lineRule="auto"/>
        <w:jc w:val="both"/>
        <w:rPr>
          <w:rFonts w:ascii="Palatino Linotype" w:hAnsi="Palatino Linotype"/>
          <w:sz w:val="23"/>
          <w:szCs w:val="23"/>
          <w:lang w:val="en-US"/>
        </w:rPr>
        <w:pPrChange w:id="103" w:author="Rosa M Badia" w:date="2015-05-14T09:32:00Z">
          <w:pPr>
            <w:tabs>
              <w:tab w:val="left" w:pos="1360"/>
            </w:tabs>
            <w:spacing w:after="0" w:line="360" w:lineRule="auto"/>
            <w:jc w:val="both"/>
          </w:pPr>
        </w:pPrChange>
      </w:pPr>
    </w:p>
    <w:p w14:paraId="43EB8471" w14:textId="77777777" w:rsidR="00FF66FD" w:rsidRPr="00B33CB5" w:rsidRDefault="00FF66FD" w:rsidP="004F1270">
      <w:pPr>
        <w:tabs>
          <w:tab w:val="left" w:pos="1360"/>
        </w:tabs>
        <w:spacing w:after="0" w:line="360" w:lineRule="auto"/>
        <w:jc w:val="both"/>
        <w:rPr>
          <w:rFonts w:ascii="Palatino Linotype" w:hAnsi="Palatino Linotype"/>
          <w:sz w:val="23"/>
          <w:szCs w:val="23"/>
          <w:lang w:val="en-US"/>
        </w:rPr>
      </w:pPr>
    </w:p>
    <w:p w14:paraId="3D44AB82" w14:textId="77777777" w:rsidR="00B33CB5" w:rsidRPr="00B33CB5" w:rsidRDefault="00B33CB5" w:rsidP="004F1270">
      <w:pPr>
        <w:pStyle w:val="Heading3"/>
        <w:spacing w:before="0" w:line="360" w:lineRule="auto"/>
        <w:ind w:firstLine="708"/>
        <w:jc w:val="both"/>
        <w:rPr>
          <w:rFonts w:ascii="Palatino Linotype" w:hAnsi="Palatino Linotype"/>
          <w:sz w:val="24"/>
          <w:szCs w:val="24"/>
          <w:lang w:val="en-US"/>
        </w:rPr>
      </w:pPr>
      <w:bookmarkStart w:id="104" w:name="_Toc425939207"/>
      <w:r w:rsidRPr="00B33CB5">
        <w:rPr>
          <w:rFonts w:ascii="Palatino Linotype" w:hAnsi="Palatino Linotype"/>
          <w:sz w:val="24"/>
          <w:szCs w:val="24"/>
          <w:lang w:val="en-US"/>
        </w:rPr>
        <w:t>3.</w:t>
      </w:r>
      <w:r>
        <w:rPr>
          <w:rFonts w:ascii="Palatino Linotype" w:hAnsi="Palatino Linotype"/>
          <w:sz w:val="24"/>
          <w:szCs w:val="24"/>
          <w:lang w:val="en-US"/>
        </w:rPr>
        <w:t>4</w:t>
      </w:r>
      <w:r w:rsidRPr="00B33CB5">
        <w:rPr>
          <w:rFonts w:ascii="Palatino Linotype" w:hAnsi="Palatino Linotype"/>
          <w:sz w:val="24"/>
          <w:szCs w:val="24"/>
          <w:lang w:val="en-US"/>
        </w:rPr>
        <w:t xml:space="preserve">.1. </w:t>
      </w:r>
      <w:r>
        <w:rPr>
          <w:rFonts w:ascii="Palatino Linotype" w:hAnsi="Palatino Linotype"/>
          <w:sz w:val="24"/>
          <w:szCs w:val="24"/>
          <w:lang w:val="en-US"/>
        </w:rPr>
        <w:t>Single job creation</w:t>
      </w:r>
      <w:bookmarkEnd w:id="104"/>
    </w:p>
    <w:p w14:paraId="0E746682" w14:textId="77777777" w:rsidR="00B33CB5" w:rsidRDefault="004F1270"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9466A2">
        <w:rPr>
          <w:rFonts w:ascii="Palatino Linotype" w:hAnsi="Palatino Linotype"/>
          <w:sz w:val="23"/>
          <w:szCs w:val="23"/>
          <w:lang w:val="en-US"/>
        </w:rPr>
        <w:t xml:space="preserve">As shown in </w:t>
      </w:r>
      <w:r w:rsidR="009466A2" w:rsidRPr="009466A2">
        <w:rPr>
          <w:rFonts w:ascii="Palatino Linotype" w:hAnsi="Palatino Linotype"/>
          <w:i/>
          <w:sz w:val="23"/>
          <w:szCs w:val="23"/>
          <w:lang w:val="en-US"/>
        </w:rPr>
        <w:t>Figure 7</w:t>
      </w:r>
      <w:r w:rsidR="009466A2">
        <w:rPr>
          <w:rFonts w:ascii="Palatino Linotype" w:hAnsi="Palatino Linotype"/>
          <w:sz w:val="23"/>
          <w:szCs w:val="23"/>
          <w:lang w:val="en-US"/>
        </w:rPr>
        <w:t xml:space="preserve">, to create a job for single applications </w:t>
      </w:r>
      <w:ins w:id="105" w:author="Rosa M Badia" w:date="2015-05-14T09:32:00Z">
        <w:r w:rsidR="00020F19">
          <w:rPr>
            <w:rFonts w:ascii="Palatino Linotype" w:hAnsi="Palatino Linotype"/>
            <w:sz w:val="23"/>
            <w:szCs w:val="23"/>
            <w:lang w:val="en-US"/>
          </w:rPr>
          <w:t xml:space="preserve">the </w:t>
        </w:r>
      </w:ins>
      <w:r w:rsidR="009466A2">
        <w:rPr>
          <w:rFonts w:ascii="Palatino Linotype" w:hAnsi="Palatino Linotype"/>
          <w:sz w:val="23"/>
          <w:szCs w:val="23"/>
          <w:lang w:val="en-US"/>
        </w:rPr>
        <w:t xml:space="preserve">users need to access the </w:t>
      </w:r>
      <w:r w:rsidR="009466A2" w:rsidRPr="009466A2">
        <w:rPr>
          <w:rFonts w:ascii="Palatino Linotype" w:hAnsi="Palatino Linotype"/>
          <w:i/>
          <w:sz w:val="23"/>
          <w:szCs w:val="23"/>
          <w:lang w:val="en-US"/>
        </w:rPr>
        <w:t>New Job &gt; Single Job</w:t>
      </w:r>
      <w:r w:rsidR="009466A2">
        <w:rPr>
          <w:rFonts w:ascii="Palatino Linotype" w:hAnsi="Palatino Linotype"/>
          <w:sz w:val="23"/>
          <w:szCs w:val="23"/>
          <w:lang w:val="en-US"/>
        </w:rPr>
        <w:t xml:space="preserve"> menu.</w:t>
      </w:r>
    </w:p>
    <w:p w14:paraId="228D3942" w14:textId="77777777" w:rsidR="00654A4F" w:rsidRDefault="00654A4F" w:rsidP="004F1270">
      <w:pPr>
        <w:tabs>
          <w:tab w:val="left" w:pos="851"/>
        </w:tabs>
        <w:spacing w:after="0" w:line="360" w:lineRule="auto"/>
        <w:jc w:val="both"/>
        <w:rPr>
          <w:ins w:id="106" w:author="Cristian" w:date="2015-05-15T16:55:00Z"/>
          <w:rFonts w:ascii="Palatino Linotype" w:hAnsi="Palatino Linotype"/>
          <w:sz w:val="23"/>
          <w:szCs w:val="23"/>
          <w:lang w:val="en-US"/>
        </w:rPr>
      </w:pPr>
    </w:p>
    <w:p w14:paraId="66A34743" w14:textId="77777777" w:rsidR="00205486" w:rsidRDefault="00205486" w:rsidP="004F1270">
      <w:pPr>
        <w:tabs>
          <w:tab w:val="left" w:pos="851"/>
        </w:tabs>
        <w:spacing w:after="0" w:line="360" w:lineRule="auto"/>
        <w:jc w:val="both"/>
        <w:rPr>
          <w:ins w:id="107" w:author="Cristian" w:date="2015-05-15T16:55:00Z"/>
          <w:rFonts w:ascii="Palatino Linotype" w:hAnsi="Palatino Linotype"/>
          <w:sz w:val="23"/>
          <w:szCs w:val="23"/>
          <w:lang w:val="en-US"/>
        </w:rPr>
      </w:pPr>
    </w:p>
    <w:p w14:paraId="20F1C19D" w14:textId="77777777" w:rsidR="00205486" w:rsidRDefault="00205486" w:rsidP="004F1270">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9466A2" w14:paraId="3A2F133B" w14:textId="77777777" w:rsidTr="00FE4AAC">
        <w:tc>
          <w:tcPr>
            <w:tcW w:w="8706" w:type="dxa"/>
          </w:tcPr>
          <w:p w14:paraId="1EDA5D04" w14:textId="77777777" w:rsidR="009466A2" w:rsidRDefault="009466A2"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3E353DB2" wp14:editId="1B8CAC82">
                  <wp:extent cx="5386070" cy="970280"/>
                  <wp:effectExtent l="0" t="0" r="5080" b="1270"/>
                  <wp:docPr id="41" name="Picture 41" descr="C:\LinuxUpDown\PMES\pmes-snapshots\6-NewSingleJob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nuxUpDown\PMES\pmes-snapshots\6-NewSingleJobSe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6070" cy="970280"/>
                          </a:xfrm>
                          <a:prstGeom prst="rect">
                            <a:avLst/>
                          </a:prstGeom>
                          <a:noFill/>
                          <a:ln>
                            <a:noFill/>
                          </a:ln>
                        </pic:spPr>
                      </pic:pic>
                    </a:graphicData>
                  </a:graphic>
                </wp:inline>
              </w:drawing>
            </w:r>
          </w:p>
        </w:tc>
      </w:tr>
      <w:tr w:rsidR="009466A2" w14:paraId="48A896AD" w14:textId="77777777" w:rsidTr="00FE4AAC">
        <w:tc>
          <w:tcPr>
            <w:tcW w:w="8706" w:type="dxa"/>
          </w:tcPr>
          <w:p w14:paraId="3B01A1CA" w14:textId="77777777" w:rsidR="009466A2" w:rsidRPr="00E51C9B" w:rsidRDefault="009466A2" w:rsidP="00FE4AAC">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7: Single Job creation</w:t>
            </w:r>
          </w:p>
        </w:tc>
      </w:tr>
    </w:tbl>
    <w:p w14:paraId="06A951F4" w14:textId="77777777" w:rsidR="009466A2" w:rsidRDefault="009466A2" w:rsidP="00B33CB5">
      <w:pPr>
        <w:tabs>
          <w:tab w:val="left" w:pos="1360"/>
        </w:tabs>
        <w:spacing w:after="0" w:line="360" w:lineRule="auto"/>
        <w:rPr>
          <w:rFonts w:ascii="Palatino Linotype" w:hAnsi="Palatino Linotype"/>
          <w:sz w:val="23"/>
          <w:szCs w:val="23"/>
          <w:lang w:val="en-US"/>
        </w:rPr>
      </w:pPr>
    </w:p>
    <w:p w14:paraId="28B9AEB8" w14:textId="77777777" w:rsidR="009466A2" w:rsidRPr="00B33CB5" w:rsidRDefault="009466A2" w:rsidP="00B33CB5">
      <w:pPr>
        <w:tabs>
          <w:tab w:val="left" w:pos="1360"/>
        </w:tabs>
        <w:spacing w:after="0" w:line="360" w:lineRule="auto"/>
        <w:rPr>
          <w:rFonts w:ascii="Palatino Linotype" w:hAnsi="Palatino Linotype"/>
          <w:sz w:val="23"/>
          <w:szCs w:val="23"/>
          <w:lang w:val="en-US"/>
        </w:rPr>
      </w:pPr>
    </w:p>
    <w:p w14:paraId="7670A1B5" w14:textId="77777777" w:rsidR="00B33CB5" w:rsidRPr="00B33CB5" w:rsidRDefault="00B33CB5" w:rsidP="006E37F8">
      <w:pPr>
        <w:pStyle w:val="Heading3"/>
        <w:spacing w:before="0" w:line="360" w:lineRule="auto"/>
        <w:ind w:firstLine="708"/>
        <w:rPr>
          <w:rFonts w:ascii="Palatino Linotype" w:hAnsi="Palatino Linotype"/>
          <w:sz w:val="24"/>
          <w:szCs w:val="24"/>
          <w:lang w:val="en-US"/>
        </w:rPr>
      </w:pPr>
      <w:bookmarkStart w:id="108" w:name="_Toc425939208"/>
      <w:r w:rsidRPr="00B33CB5">
        <w:rPr>
          <w:rFonts w:ascii="Palatino Linotype" w:hAnsi="Palatino Linotype"/>
          <w:sz w:val="24"/>
          <w:szCs w:val="24"/>
          <w:lang w:val="en-US"/>
        </w:rPr>
        <w:t>3.</w:t>
      </w:r>
      <w:r>
        <w:rPr>
          <w:rFonts w:ascii="Palatino Linotype" w:hAnsi="Palatino Linotype"/>
          <w:sz w:val="24"/>
          <w:szCs w:val="24"/>
          <w:lang w:val="en-US"/>
        </w:rPr>
        <w:t>4.2</w:t>
      </w:r>
      <w:r w:rsidRPr="00B33CB5">
        <w:rPr>
          <w:rFonts w:ascii="Palatino Linotype" w:hAnsi="Palatino Linotype"/>
          <w:sz w:val="24"/>
          <w:szCs w:val="24"/>
          <w:lang w:val="en-US"/>
        </w:rPr>
        <w:t xml:space="preserve">. </w:t>
      </w:r>
      <w:r>
        <w:rPr>
          <w:rFonts w:ascii="Palatino Linotype" w:hAnsi="Palatino Linotype"/>
          <w:sz w:val="24"/>
          <w:szCs w:val="24"/>
          <w:lang w:val="en-US"/>
        </w:rPr>
        <w:t>COMPSs jobs creation</w:t>
      </w:r>
      <w:bookmarkEnd w:id="108"/>
    </w:p>
    <w:p w14:paraId="59F886ED" w14:textId="77777777" w:rsidR="00B33CB5" w:rsidRDefault="004F1270"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9466A2">
        <w:rPr>
          <w:rFonts w:ascii="Palatino Linotype" w:hAnsi="Palatino Linotype"/>
          <w:sz w:val="23"/>
          <w:szCs w:val="23"/>
          <w:lang w:val="en-US"/>
        </w:rPr>
        <w:t xml:space="preserve">As shown in </w:t>
      </w:r>
      <w:r w:rsidR="009466A2" w:rsidRPr="009466A2">
        <w:rPr>
          <w:rFonts w:ascii="Palatino Linotype" w:hAnsi="Palatino Linotype"/>
          <w:i/>
          <w:sz w:val="23"/>
          <w:szCs w:val="23"/>
          <w:lang w:val="en-US"/>
        </w:rPr>
        <w:t xml:space="preserve">Figure </w:t>
      </w:r>
      <w:r w:rsidR="009466A2">
        <w:rPr>
          <w:rFonts w:ascii="Palatino Linotype" w:hAnsi="Palatino Linotype"/>
          <w:i/>
          <w:sz w:val="23"/>
          <w:szCs w:val="23"/>
          <w:lang w:val="en-US"/>
        </w:rPr>
        <w:t>8</w:t>
      </w:r>
      <w:r w:rsidR="009466A2">
        <w:rPr>
          <w:rFonts w:ascii="Palatino Linotype" w:hAnsi="Palatino Linotype"/>
          <w:sz w:val="23"/>
          <w:szCs w:val="23"/>
          <w:lang w:val="en-US"/>
        </w:rPr>
        <w:t xml:space="preserve">, to create a job for COMPSs applications users need to access the </w:t>
      </w:r>
      <w:r w:rsidR="009466A2" w:rsidRPr="009466A2">
        <w:rPr>
          <w:rFonts w:ascii="Palatino Linotype" w:hAnsi="Palatino Linotype"/>
          <w:i/>
          <w:sz w:val="23"/>
          <w:szCs w:val="23"/>
          <w:lang w:val="en-US"/>
        </w:rPr>
        <w:t>New Job &gt; COMPSs</w:t>
      </w:r>
      <w:r w:rsidR="009466A2">
        <w:rPr>
          <w:rFonts w:ascii="Palatino Linotype" w:hAnsi="Palatino Linotype"/>
          <w:sz w:val="23"/>
          <w:szCs w:val="23"/>
          <w:lang w:val="en-US"/>
        </w:rPr>
        <w:t xml:space="preserve"> Job menu.</w:t>
      </w:r>
    </w:p>
    <w:p w14:paraId="2E5D1AC6" w14:textId="77777777" w:rsidR="00654A4F" w:rsidRDefault="00654A4F" w:rsidP="004F1270">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9466A2" w14:paraId="513902A9" w14:textId="77777777" w:rsidTr="00FE4AAC">
        <w:tc>
          <w:tcPr>
            <w:tcW w:w="8706" w:type="dxa"/>
          </w:tcPr>
          <w:p w14:paraId="44D8EE41" w14:textId="77777777" w:rsidR="009466A2" w:rsidRDefault="009466A2"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7EC2BEB4" wp14:editId="101B0A89">
                  <wp:extent cx="5386070" cy="992505"/>
                  <wp:effectExtent l="0" t="0" r="5080" b="0"/>
                  <wp:docPr id="42" name="Picture 42" descr="C:\LinuxUpDown\PMES\pmes-snapshots\7-NewCOMPSsJob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nuxUpDown\PMES\pmes-snapshots\7-NewCOMPSsJobSel.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6070" cy="992505"/>
                          </a:xfrm>
                          <a:prstGeom prst="rect">
                            <a:avLst/>
                          </a:prstGeom>
                          <a:noFill/>
                          <a:ln>
                            <a:noFill/>
                          </a:ln>
                        </pic:spPr>
                      </pic:pic>
                    </a:graphicData>
                  </a:graphic>
                </wp:inline>
              </w:drawing>
            </w:r>
          </w:p>
        </w:tc>
      </w:tr>
      <w:tr w:rsidR="009466A2" w14:paraId="007F30B3" w14:textId="77777777" w:rsidTr="00FE4AAC">
        <w:tc>
          <w:tcPr>
            <w:tcW w:w="8706" w:type="dxa"/>
          </w:tcPr>
          <w:p w14:paraId="1327FF70" w14:textId="77777777" w:rsidR="009466A2" w:rsidRPr="00E51C9B" w:rsidRDefault="009466A2" w:rsidP="009466A2">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8 :COMPSs Job creation</w:t>
            </w:r>
          </w:p>
        </w:tc>
      </w:tr>
    </w:tbl>
    <w:p w14:paraId="2A7C01AB" w14:textId="77777777" w:rsidR="009466A2" w:rsidRDefault="009466A2" w:rsidP="00B33CB5">
      <w:pPr>
        <w:tabs>
          <w:tab w:val="left" w:pos="1360"/>
        </w:tabs>
        <w:spacing w:after="0" w:line="360" w:lineRule="auto"/>
        <w:rPr>
          <w:rFonts w:ascii="Palatino Linotype" w:hAnsi="Palatino Linotype"/>
          <w:sz w:val="23"/>
          <w:szCs w:val="23"/>
          <w:lang w:val="en-US"/>
        </w:rPr>
      </w:pPr>
    </w:p>
    <w:p w14:paraId="7258D144" w14:textId="77777777" w:rsidR="009466A2" w:rsidRPr="00B33CB5" w:rsidRDefault="009466A2" w:rsidP="00B33CB5">
      <w:pPr>
        <w:tabs>
          <w:tab w:val="left" w:pos="1360"/>
        </w:tabs>
        <w:spacing w:after="0" w:line="360" w:lineRule="auto"/>
        <w:rPr>
          <w:rFonts w:ascii="Palatino Linotype" w:hAnsi="Palatino Linotype"/>
          <w:sz w:val="23"/>
          <w:szCs w:val="23"/>
          <w:lang w:val="en-US"/>
        </w:rPr>
      </w:pPr>
    </w:p>
    <w:p w14:paraId="5461025E" w14:textId="77777777" w:rsidR="00B33CB5" w:rsidRPr="00B33CB5" w:rsidRDefault="00B33CB5" w:rsidP="006E37F8">
      <w:pPr>
        <w:pStyle w:val="Heading3"/>
        <w:spacing w:before="0" w:line="360" w:lineRule="auto"/>
        <w:ind w:firstLine="708"/>
        <w:rPr>
          <w:rFonts w:ascii="Palatino Linotype" w:hAnsi="Palatino Linotype"/>
          <w:sz w:val="24"/>
          <w:szCs w:val="24"/>
          <w:lang w:val="en-US"/>
        </w:rPr>
      </w:pPr>
      <w:bookmarkStart w:id="109" w:name="_Toc425939209"/>
      <w:r w:rsidRPr="00B33CB5">
        <w:rPr>
          <w:rFonts w:ascii="Palatino Linotype" w:hAnsi="Palatino Linotype"/>
          <w:sz w:val="24"/>
          <w:szCs w:val="24"/>
          <w:lang w:val="en-US"/>
        </w:rPr>
        <w:t>3.</w:t>
      </w:r>
      <w:r>
        <w:rPr>
          <w:rFonts w:ascii="Palatino Linotype" w:hAnsi="Palatino Linotype"/>
          <w:sz w:val="24"/>
          <w:szCs w:val="24"/>
          <w:lang w:val="en-US"/>
        </w:rPr>
        <w:t>4</w:t>
      </w:r>
      <w:r w:rsidRPr="00B33CB5">
        <w:rPr>
          <w:rFonts w:ascii="Palatino Linotype" w:hAnsi="Palatino Linotype"/>
          <w:sz w:val="24"/>
          <w:szCs w:val="24"/>
          <w:lang w:val="en-US"/>
        </w:rPr>
        <w:t>.</w:t>
      </w:r>
      <w:r>
        <w:rPr>
          <w:rFonts w:ascii="Palatino Linotype" w:hAnsi="Palatino Linotype"/>
          <w:sz w:val="24"/>
          <w:szCs w:val="24"/>
          <w:lang w:val="en-US"/>
        </w:rPr>
        <w:t>3</w:t>
      </w:r>
      <w:r w:rsidRPr="00B33CB5">
        <w:rPr>
          <w:rFonts w:ascii="Palatino Linotype" w:hAnsi="Palatino Linotype"/>
          <w:sz w:val="24"/>
          <w:szCs w:val="24"/>
          <w:lang w:val="en-US"/>
        </w:rPr>
        <w:t xml:space="preserve">. </w:t>
      </w:r>
      <w:r>
        <w:rPr>
          <w:rFonts w:ascii="Palatino Linotype" w:hAnsi="Palatino Linotype"/>
          <w:sz w:val="24"/>
          <w:szCs w:val="24"/>
          <w:lang w:val="en-US"/>
        </w:rPr>
        <w:t>Common features: job transfers and arguments</w:t>
      </w:r>
      <w:bookmarkEnd w:id="109"/>
    </w:p>
    <w:p w14:paraId="28A4BE85" w14:textId="77777777" w:rsidR="00B33CB5" w:rsidRDefault="004F1270"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For any type of job</w:t>
      </w:r>
      <w:del w:id="110" w:author="Rosa M Badia" w:date="2015-05-14T09:32:00Z">
        <w:r w:rsidDel="00020F19">
          <w:rPr>
            <w:rFonts w:ascii="Palatino Linotype" w:hAnsi="Palatino Linotype"/>
            <w:sz w:val="23"/>
            <w:szCs w:val="23"/>
            <w:lang w:val="en-US"/>
          </w:rPr>
          <w:delText>s</w:delText>
        </w:r>
      </w:del>
      <w:r>
        <w:rPr>
          <w:rFonts w:ascii="Palatino Linotype" w:hAnsi="Palatino Linotype"/>
          <w:sz w:val="23"/>
          <w:szCs w:val="23"/>
          <w:lang w:val="en-US"/>
        </w:rPr>
        <w:t xml:space="preserve">, the users must fulfill the information asked by the submission dialog depicted in </w:t>
      </w:r>
      <w:r w:rsidRPr="004F1270">
        <w:rPr>
          <w:rFonts w:ascii="Palatino Linotype" w:hAnsi="Palatino Linotype"/>
          <w:i/>
          <w:sz w:val="23"/>
          <w:szCs w:val="23"/>
          <w:lang w:val="en-US"/>
        </w:rPr>
        <w:t>Figure 9</w:t>
      </w:r>
      <w:r>
        <w:rPr>
          <w:rFonts w:ascii="Palatino Linotype" w:hAnsi="Palatino Linotype"/>
          <w:sz w:val="23"/>
          <w:szCs w:val="23"/>
          <w:lang w:val="en-US"/>
        </w:rPr>
        <w:t xml:space="preserve">. First of all, users must provide the name of the application </w:t>
      </w:r>
      <w:del w:id="111" w:author="Rosa M Badia" w:date="2015-05-14T09:32:00Z">
        <w:r w:rsidDel="00020F19">
          <w:rPr>
            <w:rFonts w:ascii="Palatino Linotype" w:hAnsi="Palatino Linotype"/>
            <w:sz w:val="23"/>
            <w:szCs w:val="23"/>
            <w:lang w:val="en-US"/>
          </w:rPr>
          <w:delText xml:space="preserve">that has </w:delText>
        </w:r>
      </w:del>
      <w:r>
        <w:rPr>
          <w:rFonts w:ascii="Palatino Linotype" w:hAnsi="Palatino Linotype"/>
          <w:sz w:val="23"/>
          <w:szCs w:val="23"/>
          <w:lang w:val="en-US"/>
        </w:rPr>
        <w:t xml:space="preserve">to be run. If </w:t>
      </w:r>
      <w:del w:id="112" w:author="Rosa M Badia" w:date="2015-05-14T09:33:00Z">
        <w:r w:rsidDel="00020F19">
          <w:rPr>
            <w:rFonts w:ascii="Palatino Linotype" w:hAnsi="Palatino Linotype"/>
            <w:sz w:val="23"/>
            <w:szCs w:val="23"/>
            <w:lang w:val="en-US"/>
          </w:rPr>
          <w:delText>they forgot to create an</w:delText>
        </w:r>
      </w:del>
      <w:ins w:id="113" w:author="Rosa M Badia" w:date="2015-05-14T09:33:00Z">
        <w:r w:rsidR="00020F19">
          <w:rPr>
            <w:rFonts w:ascii="Palatino Linotype" w:hAnsi="Palatino Linotype"/>
            <w:sz w:val="23"/>
            <w:szCs w:val="23"/>
            <w:lang w:val="en-US"/>
          </w:rPr>
          <w:t>the</w:t>
        </w:r>
      </w:ins>
      <w:r>
        <w:rPr>
          <w:rFonts w:ascii="Palatino Linotype" w:hAnsi="Palatino Linotype"/>
          <w:sz w:val="23"/>
          <w:szCs w:val="23"/>
          <w:lang w:val="en-US"/>
        </w:rPr>
        <w:t xml:space="preserve"> application </w:t>
      </w:r>
      <w:ins w:id="114" w:author="Rosa M Badia" w:date="2015-05-14T09:33:00Z">
        <w:r w:rsidR="00020F19">
          <w:rPr>
            <w:rFonts w:ascii="Palatino Linotype" w:hAnsi="Palatino Linotype"/>
            <w:sz w:val="23"/>
            <w:szCs w:val="23"/>
            <w:lang w:val="en-US"/>
          </w:rPr>
          <w:t xml:space="preserve">has not been created </w:t>
        </w:r>
      </w:ins>
      <w:r>
        <w:rPr>
          <w:rFonts w:ascii="Palatino Linotype" w:hAnsi="Palatino Linotype"/>
          <w:sz w:val="23"/>
          <w:szCs w:val="23"/>
          <w:lang w:val="en-US"/>
        </w:rPr>
        <w:t xml:space="preserve">before, </w:t>
      </w:r>
      <w:del w:id="115" w:author="Rosa M Badia" w:date="2015-05-14T09:33:00Z">
        <w:r w:rsidDel="00020F19">
          <w:rPr>
            <w:rFonts w:ascii="Palatino Linotype" w:hAnsi="Palatino Linotype"/>
            <w:sz w:val="23"/>
            <w:szCs w:val="23"/>
            <w:lang w:val="en-US"/>
          </w:rPr>
          <w:delText xml:space="preserve">they can access </w:delText>
        </w:r>
      </w:del>
      <w:r>
        <w:rPr>
          <w:rFonts w:ascii="Palatino Linotype" w:hAnsi="Palatino Linotype"/>
          <w:sz w:val="23"/>
          <w:szCs w:val="23"/>
          <w:lang w:val="en-US"/>
        </w:rPr>
        <w:t>the application management menu</w:t>
      </w:r>
      <w:ins w:id="116" w:author="Rosa M Badia" w:date="2015-05-14T09:33:00Z">
        <w:r w:rsidR="00020F19">
          <w:rPr>
            <w:rFonts w:ascii="Palatino Linotype" w:hAnsi="Palatino Linotype"/>
            <w:sz w:val="23"/>
            <w:szCs w:val="23"/>
            <w:lang w:val="en-US"/>
          </w:rPr>
          <w:t xml:space="preserve"> can be accessed</w:t>
        </w:r>
      </w:ins>
      <w:r>
        <w:rPr>
          <w:rFonts w:ascii="Palatino Linotype" w:hAnsi="Palatino Linotype"/>
          <w:sz w:val="23"/>
          <w:szCs w:val="23"/>
          <w:lang w:val="en-US"/>
        </w:rPr>
        <w:t xml:space="preserve"> by hitting the green button (</w:t>
      </w:r>
      <w:r>
        <w:rPr>
          <w:rFonts w:ascii="Palatino Linotype" w:hAnsi="Palatino Linotype"/>
          <w:noProof/>
          <w:sz w:val="23"/>
          <w:szCs w:val="23"/>
          <w:lang w:eastAsia="es-ES"/>
        </w:rPr>
        <w:drawing>
          <wp:inline distT="0" distB="0" distL="0" distR="0" wp14:anchorId="786FE915" wp14:editId="784DB71F">
            <wp:extent cx="301450" cy="150726"/>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xml:space="preserve">) located below the application pull-down menu.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FF66FD" w14:paraId="1CBE2390" w14:textId="77777777" w:rsidTr="00FF66FD">
        <w:tc>
          <w:tcPr>
            <w:tcW w:w="8706" w:type="dxa"/>
          </w:tcPr>
          <w:p w14:paraId="532DBD25" w14:textId="77777777" w:rsidR="00FF66FD" w:rsidRDefault="00FF66FD"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lastRenderedPageBreak/>
              <w:drawing>
                <wp:inline distT="0" distB="0" distL="0" distR="0" wp14:anchorId="58772110" wp14:editId="6D3C45F1">
                  <wp:extent cx="5386070" cy="2921635"/>
                  <wp:effectExtent l="0" t="0" r="5080" b="0"/>
                  <wp:docPr id="52" name="Picture 52" descr="C:\LinuxUpDown\PMES\pmes-snapshots\6-0-Submission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nuxUpDown\PMES\pmes-snapshots\6-0-SubmissionDI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86070" cy="2921635"/>
                          </a:xfrm>
                          <a:prstGeom prst="rect">
                            <a:avLst/>
                          </a:prstGeom>
                          <a:noFill/>
                          <a:ln>
                            <a:noFill/>
                          </a:ln>
                        </pic:spPr>
                      </pic:pic>
                    </a:graphicData>
                  </a:graphic>
                </wp:inline>
              </w:drawing>
            </w:r>
          </w:p>
        </w:tc>
      </w:tr>
      <w:tr w:rsidR="00FF66FD" w14:paraId="1D6E645B" w14:textId="77777777" w:rsidTr="00FF66FD">
        <w:tc>
          <w:tcPr>
            <w:tcW w:w="8706" w:type="dxa"/>
          </w:tcPr>
          <w:p w14:paraId="45670D19" w14:textId="77777777" w:rsidR="00FF66FD" w:rsidRPr="00E51C9B" w:rsidRDefault="00FF66FD" w:rsidP="00FF66FD">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9: Job submission dialog</w:t>
            </w:r>
          </w:p>
        </w:tc>
      </w:tr>
    </w:tbl>
    <w:p w14:paraId="2F0CBC98" w14:textId="77777777" w:rsidR="00FF66FD" w:rsidRDefault="00FF66FD" w:rsidP="004F1270">
      <w:pPr>
        <w:tabs>
          <w:tab w:val="left" w:pos="851"/>
        </w:tabs>
        <w:spacing w:after="0" w:line="360" w:lineRule="auto"/>
        <w:jc w:val="both"/>
        <w:rPr>
          <w:rFonts w:ascii="Palatino Linotype" w:hAnsi="Palatino Linotype"/>
          <w:sz w:val="23"/>
          <w:szCs w:val="23"/>
          <w:lang w:val="en-US"/>
        </w:rPr>
      </w:pPr>
    </w:p>
    <w:p w14:paraId="16ABDC47" w14:textId="77777777" w:rsidR="00B33CB5" w:rsidRDefault="004F1270"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Next, in the </w:t>
      </w:r>
      <w:r w:rsidRPr="004F1270">
        <w:rPr>
          <w:rFonts w:ascii="Palatino Linotype" w:hAnsi="Palatino Linotype"/>
          <w:i/>
          <w:sz w:val="23"/>
          <w:szCs w:val="23"/>
          <w:lang w:val="en-US"/>
        </w:rPr>
        <w:t>Transfer files TO Cloud</w:t>
      </w:r>
      <w:r>
        <w:rPr>
          <w:rFonts w:ascii="Palatino Linotype" w:hAnsi="Palatino Linotype"/>
          <w:i/>
          <w:sz w:val="23"/>
          <w:szCs w:val="23"/>
          <w:lang w:val="en-US"/>
        </w:rPr>
        <w:t xml:space="preserve"> </w:t>
      </w:r>
      <w:r>
        <w:rPr>
          <w:rFonts w:ascii="Palatino Linotype" w:hAnsi="Palatino Linotype"/>
          <w:sz w:val="23"/>
          <w:szCs w:val="23"/>
          <w:lang w:val="en-US"/>
        </w:rPr>
        <w:t xml:space="preserve">tab, they can specify a file transfer. </w:t>
      </w:r>
      <w:r w:rsidR="00EA0DF9">
        <w:rPr>
          <w:rFonts w:ascii="Palatino Linotype" w:hAnsi="Palatino Linotype"/>
          <w:sz w:val="23"/>
          <w:szCs w:val="23"/>
          <w:lang w:val="en-US"/>
        </w:rPr>
        <w:t>T</w:t>
      </w:r>
      <w:r>
        <w:rPr>
          <w:rFonts w:ascii="Palatino Linotype" w:hAnsi="Palatino Linotype"/>
          <w:sz w:val="23"/>
          <w:szCs w:val="23"/>
          <w:lang w:val="en-US"/>
        </w:rPr>
        <w:t xml:space="preserve">ransfers are needed if any file located in </w:t>
      </w:r>
      <w:proofErr w:type="gramStart"/>
      <w:r>
        <w:rPr>
          <w:rFonts w:ascii="Palatino Linotype" w:hAnsi="Palatino Linotype"/>
          <w:sz w:val="23"/>
          <w:szCs w:val="23"/>
          <w:lang w:val="en-US"/>
        </w:rPr>
        <w:t>a storage</w:t>
      </w:r>
      <w:proofErr w:type="gramEnd"/>
      <w:r>
        <w:rPr>
          <w:rFonts w:ascii="Palatino Linotype" w:hAnsi="Palatino Linotype"/>
          <w:sz w:val="23"/>
          <w:szCs w:val="23"/>
          <w:lang w:val="en-US"/>
        </w:rPr>
        <w:t xml:space="preserve"> is needed by the job during the execution. If it is the case, users can hit the green button (</w:t>
      </w:r>
      <w:r>
        <w:rPr>
          <w:rFonts w:ascii="Palatino Linotype" w:hAnsi="Palatino Linotype"/>
          <w:noProof/>
          <w:sz w:val="23"/>
          <w:szCs w:val="23"/>
          <w:lang w:eastAsia="es-ES"/>
        </w:rPr>
        <w:drawing>
          <wp:inline distT="0" distB="0" distL="0" distR="0" wp14:anchorId="3C54144E" wp14:editId="009BC197">
            <wp:extent cx="301450" cy="150726"/>
            <wp:effectExtent l="0" t="0" r="381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located at the top-right</w:t>
      </w:r>
      <w:r w:rsidR="00FF66FD">
        <w:rPr>
          <w:rFonts w:ascii="Palatino Linotype" w:hAnsi="Palatino Linotype"/>
          <w:sz w:val="23"/>
          <w:szCs w:val="23"/>
          <w:lang w:val="en-US"/>
        </w:rPr>
        <w:t xml:space="preserve"> corner of the tab and a new file transfer</w:t>
      </w:r>
      <w:ins w:id="117" w:author="Rosa M Badia" w:date="2015-05-14T09:40:00Z">
        <w:r w:rsidR="00020F19">
          <w:rPr>
            <w:rFonts w:ascii="Palatino Linotype" w:hAnsi="Palatino Linotype"/>
            <w:sz w:val="23"/>
            <w:szCs w:val="23"/>
            <w:lang w:val="en-US"/>
          </w:rPr>
          <w:t xml:space="preserve"> dialog box</w:t>
        </w:r>
      </w:ins>
      <w:r w:rsidR="00FF66FD">
        <w:rPr>
          <w:rFonts w:ascii="Palatino Linotype" w:hAnsi="Palatino Linotype"/>
          <w:sz w:val="23"/>
          <w:szCs w:val="23"/>
          <w:lang w:val="en-US"/>
        </w:rPr>
        <w:t xml:space="preserve"> will appear</w:t>
      </w:r>
      <w:r w:rsidR="009A6D7D">
        <w:rPr>
          <w:rFonts w:ascii="Palatino Linotype" w:hAnsi="Palatino Linotype"/>
          <w:sz w:val="23"/>
          <w:szCs w:val="23"/>
          <w:lang w:val="en-US"/>
        </w:rPr>
        <w:t xml:space="preserve"> (see </w:t>
      </w:r>
      <w:r w:rsidR="009A6D7D" w:rsidRPr="009A6D7D">
        <w:rPr>
          <w:rFonts w:ascii="Palatino Linotype" w:hAnsi="Palatino Linotype"/>
          <w:i/>
          <w:sz w:val="23"/>
          <w:szCs w:val="23"/>
          <w:lang w:val="en-US"/>
        </w:rPr>
        <w:t>Figure 10</w:t>
      </w:r>
      <w:r w:rsidR="009A6D7D">
        <w:rPr>
          <w:rFonts w:ascii="Palatino Linotype" w:hAnsi="Palatino Linotype"/>
          <w:sz w:val="23"/>
          <w:szCs w:val="23"/>
          <w:lang w:val="en-US"/>
        </w:rPr>
        <w:t>)</w:t>
      </w:r>
      <w:r w:rsidR="00FF66FD">
        <w:rPr>
          <w:rFonts w:ascii="Palatino Linotype" w:hAnsi="Palatino Linotype"/>
          <w:sz w:val="23"/>
          <w:szCs w:val="23"/>
          <w:lang w:val="en-US"/>
        </w:rPr>
        <w:t>. For each file transfer users need to specify the source storage and the relative path of the file inside the storage (folders can also be transferred by ending the source path with “/”).</w:t>
      </w:r>
      <w:r w:rsidR="009A6D7D">
        <w:rPr>
          <w:rFonts w:ascii="Palatino Linotype" w:hAnsi="Palatino Linotype"/>
          <w:sz w:val="23"/>
          <w:szCs w:val="23"/>
          <w:lang w:val="en-US"/>
        </w:rPr>
        <w:t xml:space="preserve"> If the </w:t>
      </w:r>
      <w:r w:rsidR="009A6D7D" w:rsidRPr="009A6D7D">
        <w:rPr>
          <w:rFonts w:ascii="Palatino Linotype" w:hAnsi="Palatino Linotype"/>
          <w:i/>
          <w:sz w:val="23"/>
          <w:szCs w:val="23"/>
          <w:lang w:val="en-US"/>
        </w:rPr>
        <w:t>Local</w:t>
      </w:r>
      <w:r w:rsidR="009A6D7D">
        <w:rPr>
          <w:rFonts w:ascii="Palatino Linotype" w:hAnsi="Palatino Linotype"/>
          <w:sz w:val="23"/>
          <w:szCs w:val="23"/>
          <w:lang w:val="en-US"/>
        </w:rPr>
        <w:t xml:space="preserve"> storage is selected the file browser is activated and users can deploy local files directly to the shared disk. In any case, u</w:t>
      </w:r>
      <w:r w:rsidR="00FF66FD">
        <w:rPr>
          <w:rFonts w:ascii="Palatino Linotype" w:hAnsi="Palatino Linotype"/>
          <w:sz w:val="23"/>
          <w:szCs w:val="23"/>
          <w:lang w:val="en-US"/>
        </w:rPr>
        <w:t xml:space="preserve">sers must </w:t>
      </w:r>
      <w:r w:rsidR="009A6D7D">
        <w:rPr>
          <w:rFonts w:ascii="Palatino Linotype" w:hAnsi="Palatino Linotype"/>
          <w:sz w:val="23"/>
          <w:szCs w:val="23"/>
          <w:lang w:val="en-US"/>
        </w:rPr>
        <w:t xml:space="preserve">also </w:t>
      </w:r>
      <w:r w:rsidR="00FF66FD">
        <w:rPr>
          <w:rFonts w:ascii="Palatino Linotype" w:hAnsi="Palatino Linotype"/>
          <w:sz w:val="23"/>
          <w:szCs w:val="23"/>
          <w:lang w:val="en-US"/>
        </w:rPr>
        <w:t>indicate whether to copy the file directly to the virtual machine disk or to the shared disk</w:t>
      </w:r>
      <w:r w:rsidR="00FF66FD">
        <w:rPr>
          <w:rStyle w:val="FootnoteReference"/>
          <w:rFonts w:ascii="Palatino Linotype" w:hAnsi="Palatino Linotype"/>
          <w:sz w:val="23"/>
          <w:szCs w:val="23"/>
          <w:lang w:val="en-US"/>
        </w:rPr>
        <w:footnoteReference w:id="3"/>
      </w:r>
      <w:r w:rsidR="00FF66FD">
        <w:rPr>
          <w:rFonts w:ascii="Palatino Linotype" w:hAnsi="Palatino Linotype"/>
          <w:sz w:val="23"/>
          <w:szCs w:val="23"/>
          <w:lang w:val="en-US"/>
        </w:rPr>
        <w:t xml:space="preserve"> and the relative path inside it. </w:t>
      </w:r>
      <w:r w:rsidR="009A6D7D">
        <w:rPr>
          <w:rFonts w:ascii="Palatino Linotype" w:hAnsi="Palatino Linotype"/>
          <w:sz w:val="23"/>
          <w:szCs w:val="23"/>
          <w:lang w:val="en-US"/>
        </w:rPr>
        <w:t xml:space="preserve">If the target relative path is empty the file will be copied directly to the application working directory with the same source name. </w:t>
      </w:r>
    </w:p>
    <w:p w14:paraId="5A2E4717" w14:textId="77777777" w:rsidR="00237783" w:rsidRDefault="00237783"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Any transfer can be </w:t>
      </w:r>
      <w:del w:id="118" w:author="Rosa M Badia" w:date="2015-05-14T09:40:00Z">
        <w:r w:rsidDel="00020F19">
          <w:rPr>
            <w:rFonts w:ascii="Palatino Linotype" w:hAnsi="Palatino Linotype"/>
            <w:sz w:val="23"/>
            <w:szCs w:val="23"/>
            <w:lang w:val="en-US"/>
          </w:rPr>
          <w:delText xml:space="preserve">erased </w:delText>
        </w:r>
      </w:del>
      <w:ins w:id="119" w:author="Rosa M Badia" w:date="2015-05-14T09:40:00Z">
        <w:r w:rsidR="00020F19">
          <w:rPr>
            <w:rFonts w:ascii="Palatino Linotype" w:hAnsi="Palatino Linotype"/>
            <w:sz w:val="23"/>
            <w:szCs w:val="23"/>
            <w:lang w:val="en-US"/>
          </w:rPr>
          <w:t xml:space="preserve">deleted </w:t>
        </w:r>
      </w:ins>
      <w:r>
        <w:rPr>
          <w:rFonts w:ascii="Palatino Linotype" w:hAnsi="Palatino Linotype"/>
          <w:sz w:val="23"/>
          <w:szCs w:val="23"/>
          <w:lang w:val="en-US"/>
        </w:rPr>
        <w:t>by hitting the red button (</w:t>
      </w:r>
      <w:r>
        <w:rPr>
          <w:rFonts w:ascii="Palatino Linotype" w:hAnsi="Palatino Linotype"/>
          <w:noProof/>
          <w:sz w:val="23"/>
          <w:szCs w:val="23"/>
          <w:lang w:eastAsia="es-ES"/>
        </w:rPr>
        <w:drawing>
          <wp:inline distT="0" distB="0" distL="0" distR="0" wp14:anchorId="725E7BBE" wp14:editId="2DBE2994">
            <wp:extent cx="311499" cy="155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Pr>
          <w:rFonts w:ascii="Palatino Linotype" w:hAnsi="Palatino Linotype"/>
          <w:sz w:val="23"/>
          <w:szCs w:val="23"/>
          <w:lang w:val="en-US"/>
        </w:rPr>
        <w:t xml:space="preserve">) at its right. </w:t>
      </w:r>
    </w:p>
    <w:p w14:paraId="3C6A1925"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4D536779"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13B56E4B"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3254E4DA" w14:textId="759D6991" w:rsidR="004820BA" w:rsidDel="00205486" w:rsidRDefault="004820BA" w:rsidP="004F1270">
      <w:pPr>
        <w:tabs>
          <w:tab w:val="left" w:pos="851"/>
        </w:tabs>
        <w:spacing w:after="0" w:line="360" w:lineRule="auto"/>
        <w:jc w:val="both"/>
        <w:rPr>
          <w:del w:id="120" w:author="Cristian" w:date="2015-05-15T16:55:00Z"/>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9A6D7D" w14:paraId="46641282" w14:textId="77777777" w:rsidTr="00237783">
        <w:tc>
          <w:tcPr>
            <w:tcW w:w="8706" w:type="dxa"/>
          </w:tcPr>
          <w:p w14:paraId="7DDC3C1C" w14:textId="32E7CF18" w:rsidR="004820BA" w:rsidDel="00205486" w:rsidRDefault="004820BA" w:rsidP="00FE4AAC">
            <w:pPr>
              <w:tabs>
                <w:tab w:val="left" w:pos="851"/>
              </w:tabs>
              <w:spacing w:line="360" w:lineRule="auto"/>
              <w:jc w:val="center"/>
              <w:rPr>
                <w:del w:id="121" w:author="Cristian" w:date="2015-05-15T16:55:00Z"/>
                <w:rFonts w:ascii="Palatino Linotype" w:hAnsi="Palatino Linotype"/>
                <w:sz w:val="23"/>
                <w:szCs w:val="23"/>
                <w:lang w:val="en-US"/>
              </w:rPr>
            </w:pPr>
          </w:p>
          <w:p w14:paraId="04FAF1DD" w14:textId="0200A975" w:rsidR="004820BA" w:rsidRDefault="004820BA" w:rsidP="00FE4AAC">
            <w:pPr>
              <w:tabs>
                <w:tab w:val="left" w:pos="851"/>
              </w:tabs>
              <w:spacing w:line="360" w:lineRule="auto"/>
              <w:jc w:val="center"/>
              <w:rPr>
                <w:rFonts w:ascii="Palatino Linotype" w:hAnsi="Palatino Linotype"/>
                <w:sz w:val="23"/>
                <w:szCs w:val="23"/>
                <w:lang w:val="en-US"/>
              </w:rPr>
            </w:pPr>
          </w:p>
          <w:p w14:paraId="2A1D7025" w14:textId="77777777" w:rsidR="009A6D7D" w:rsidRDefault="009A6D7D"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734DD406" wp14:editId="0BCBF267">
                  <wp:extent cx="5386070" cy="2921635"/>
                  <wp:effectExtent l="0" t="0" r="5080" b="0"/>
                  <wp:docPr id="54" name="Picture 54" descr="C:\LinuxUpDown\PMES\pmes-snapshots\6-1-transfer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nuxUpDown\PMES\pmes-snapshots\6-1-transferTO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86070" cy="2921635"/>
                          </a:xfrm>
                          <a:prstGeom prst="rect">
                            <a:avLst/>
                          </a:prstGeom>
                          <a:noFill/>
                          <a:ln>
                            <a:noFill/>
                          </a:ln>
                        </pic:spPr>
                      </pic:pic>
                    </a:graphicData>
                  </a:graphic>
                </wp:inline>
              </w:drawing>
            </w:r>
          </w:p>
        </w:tc>
      </w:tr>
      <w:tr w:rsidR="009A6D7D" w:rsidRPr="00170E8F" w14:paraId="56AA1C73" w14:textId="77777777" w:rsidTr="00237783">
        <w:tc>
          <w:tcPr>
            <w:tcW w:w="8706" w:type="dxa"/>
          </w:tcPr>
          <w:p w14:paraId="0826E19E" w14:textId="77777777" w:rsidR="009A6D7D" w:rsidRPr="00E51C9B" w:rsidRDefault="009A6D7D" w:rsidP="009A6D7D">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10: Job submission dialog – Transfer files to cloud</w:t>
            </w:r>
          </w:p>
        </w:tc>
      </w:tr>
    </w:tbl>
    <w:p w14:paraId="57124E81" w14:textId="77777777" w:rsidR="009A6D7D" w:rsidRDefault="009A6D7D" w:rsidP="004F1270">
      <w:pPr>
        <w:tabs>
          <w:tab w:val="left" w:pos="851"/>
        </w:tabs>
        <w:spacing w:after="0" w:line="360" w:lineRule="auto"/>
        <w:jc w:val="both"/>
        <w:rPr>
          <w:rFonts w:ascii="Palatino Linotype" w:hAnsi="Palatino Linotype"/>
          <w:sz w:val="23"/>
          <w:szCs w:val="23"/>
          <w:lang w:val="en-US"/>
        </w:rPr>
      </w:pPr>
    </w:p>
    <w:p w14:paraId="745A85D3" w14:textId="77777777" w:rsidR="004820BA" w:rsidRDefault="00237783"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p w14:paraId="4FCCDD1F" w14:textId="0D0CD093" w:rsidR="00FE0B89" w:rsidRDefault="004820BA"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9A6D7D">
        <w:rPr>
          <w:rFonts w:ascii="Palatino Linotype" w:hAnsi="Palatino Linotype"/>
          <w:sz w:val="23"/>
          <w:szCs w:val="23"/>
          <w:lang w:val="en-US"/>
        </w:rPr>
        <w:t xml:space="preserve">Next, in the </w:t>
      </w:r>
      <w:r w:rsidR="00237783">
        <w:rPr>
          <w:rFonts w:ascii="Palatino Linotype" w:hAnsi="Palatino Linotype"/>
          <w:i/>
          <w:sz w:val="23"/>
          <w:szCs w:val="23"/>
          <w:lang w:val="en-US"/>
        </w:rPr>
        <w:t>Arguments</w:t>
      </w:r>
      <w:r w:rsidR="009A6D7D">
        <w:rPr>
          <w:rFonts w:ascii="Palatino Linotype" w:hAnsi="Palatino Linotype"/>
          <w:i/>
          <w:sz w:val="23"/>
          <w:szCs w:val="23"/>
          <w:lang w:val="en-US"/>
        </w:rPr>
        <w:t xml:space="preserve"> </w:t>
      </w:r>
      <w:r w:rsidR="009A6D7D">
        <w:rPr>
          <w:rFonts w:ascii="Palatino Linotype" w:hAnsi="Palatino Linotype"/>
          <w:sz w:val="23"/>
          <w:szCs w:val="23"/>
          <w:lang w:val="en-US"/>
        </w:rPr>
        <w:t xml:space="preserve">tab, </w:t>
      </w:r>
      <w:r w:rsidR="00237783">
        <w:rPr>
          <w:rFonts w:ascii="Palatino Linotype" w:hAnsi="Palatino Linotype"/>
          <w:sz w:val="23"/>
          <w:szCs w:val="23"/>
          <w:lang w:val="en-US"/>
        </w:rPr>
        <w:t xml:space="preserve">users can specify the values of the application arguments. The default values defined during the application creation will be automatically loaded. As shown in </w:t>
      </w:r>
      <w:r w:rsidR="00237783" w:rsidRPr="00237783">
        <w:rPr>
          <w:rFonts w:ascii="Palatino Linotype" w:hAnsi="Palatino Linotype"/>
          <w:i/>
          <w:sz w:val="23"/>
          <w:szCs w:val="23"/>
          <w:lang w:val="en-US"/>
        </w:rPr>
        <w:t xml:space="preserve">Figure </w:t>
      </w:r>
      <w:r w:rsidR="00237783">
        <w:rPr>
          <w:rFonts w:ascii="Palatino Linotype" w:hAnsi="Palatino Linotype"/>
          <w:i/>
          <w:sz w:val="23"/>
          <w:szCs w:val="23"/>
          <w:lang w:val="en-US"/>
        </w:rPr>
        <w:t>11,</w:t>
      </w:r>
      <w:r w:rsidR="00237783">
        <w:rPr>
          <w:rFonts w:ascii="Palatino Linotype" w:hAnsi="Palatino Linotype"/>
          <w:sz w:val="23"/>
          <w:szCs w:val="23"/>
          <w:lang w:val="en-US"/>
        </w:rPr>
        <w:t xml:space="preserve"> if the argument is a file</w:t>
      </w:r>
      <w:r w:rsidR="00FE0B89">
        <w:rPr>
          <w:rFonts w:ascii="Palatino Linotype" w:hAnsi="Palatino Linotype"/>
          <w:sz w:val="23"/>
          <w:szCs w:val="23"/>
          <w:lang w:val="en-US"/>
        </w:rPr>
        <w:t>,</w:t>
      </w:r>
      <w:r w:rsidR="00237783">
        <w:rPr>
          <w:rFonts w:ascii="Palatino Linotype" w:hAnsi="Palatino Linotype"/>
          <w:sz w:val="23"/>
          <w:szCs w:val="23"/>
          <w:lang w:val="en-US"/>
        </w:rPr>
        <w:t xml:space="preserve"> users must indicate whether it is located in the virtual machine disk or in the shared disk and its relative path. For the sake of simplicity, </w:t>
      </w:r>
      <w:r w:rsidR="00FE0B89">
        <w:rPr>
          <w:rFonts w:ascii="Palatino Linotype" w:hAnsi="Palatino Linotype"/>
          <w:sz w:val="23"/>
          <w:szCs w:val="23"/>
          <w:lang w:val="en-US"/>
        </w:rPr>
        <w:t xml:space="preserve">if the specified file is being created during the </w:t>
      </w:r>
      <w:ins w:id="122" w:author="Cristian" w:date="2015-05-15T16:52:00Z">
        <w:r w:rsidR="00205486" w:rsidRPr="00205486">
          <w:rPr>
            <w:rFonts w:ascii="Palatino Linotype" w:hAnsi="Palatino Linotype"/>
            <w:i/>
            <w:sz w:val="23"/>
            <w:szCs w:val="23"/>
            <w:lang w:val="en-US"/>
            <w:rPrChange w:id="123" w:author="Cristian" w:date="2015-05-15T16:53:00Z">
              <w:rPr>
                <w:rFonts w:ascii="Palatino Linotype" w:hAnsi="Palatino Linotype"/>
                <w:sz w:val="23"/>
                <w:szCs w:val="23"/>
                <w:lang w:val="en-US"/>
              </w:rPr>
            </w:rPrChange>
          </w:rPr>
          <w:t>T</w:t>
        </w:r>
      </w:ins>
      <w:commentRangeStart w:id="124"/>
      <w:del w:id="125" w:author="Cristian" w:date="2015-05-15T16:52:00Z">
        <w:r w:rsidR="00FE0B89" w:rsidRPr="00205486" w:rsidDel="00205486">
          <w:rPr>
            <w:rFonts w:ascii="Palatino Linotype" w:hAnsi="Palatino Linotype"/>
            <w:i/>
            <w:sz w:val="23"/>
            <w:szCs w:val="23"/>
            <w:lang w:val="en-US"/>
            <w:rPrChange w:id="126" w:author="Cristian" w:date="2015-05-15T16:53:00Z">
              <w:rPr>
                <w:rFonts w:ascii="Palatino Linotype" w:hAnsi="Palatino Linotype"/>
                <w:sz w:val="23"/>
                <w:szCs w:val="23"/>
                <w:lang w:val="en-US"/>
              </w:rPr>
            </w:rPrChange>
          </w:rPr>
          <w:delText>t</w:delText>
        </w:r>
      </w:del>
      <w:r w:rsidR="00FE0B89" w:rsidRPr="00205486">
        <w:rPr>
          <w:rFonts w:ascii="Palatino Linotype" w:hAnsi="Palatino Linotype"/>
          <w:i/>
          <w:sz w:val="23"/>
          <w:szCs w:val="23"/>
          <w:lang w:val="en-US"/>
          <w:rPrChange w:id="127" w:author="Cristian" w:date="2015-05-15T16:53:00Z">
            <w:rPr>
              <w:rFonts w:ascii="Palatino Linotype" w:hAnsi="Palatino Linotype"/>
              <w:sz w:val="23"/>
              <w:szCs w:val="23"/>
              <w:lang w:val="en-US"/>
            </w:rPr>
          </w:rPrChange>
        </w:rPr>
        <w:t xml:space="preserve">ransfer </w:t>
      </w:r>
      <w:ins w:id="128" w:author="Cristian" w:date="2015-05-15T16:53:00Z">
        <w:r w:rsidR="00205486" w:rsidRPr="00205486">
          <w:rPr>
            <w:rFonts w:ascii="Palatino Linotype" w:hAnsi="Palatino Linotype"/>
            <w:i/>
            <w:sz w:val="23"/>
            <w:szCs w:val="23"/>
            <w:lang w:val="en-US"/>
            <w:rPrChange w:id="129" w:author="Cristian" w:date="2015-05-15T16:53:00Z">
              <w:rPr>
                <w:rFonts w:ascii="Palatino Linotype" w:hAnsi="Palatino Linotype"/>
                <w:sz w:val="23"/>
                <w:szCs w:val="23"/>
                <w:lang w:val="en-US"/>
              </w:rPr>
            </w:rPrChange>
          </w:rPr>
          <w:t>TO</w:t>
        </w:r>
      </w:ins>
      <w:del w:id="130" w:author="Cristian" w:date="2015-05-15T16:53:00Z">
        <w:r w:rsidR="00FE0B89" w:rsidRPr="00205486" w:rsidDel="00205486">
          <w:rPr>
            <w:rFonts w:ascii="Palatino Linotype" w:hAnsi="Palatino Linotype"/>
            <w:i/>
            <w:sz w:val="23"/>
            <w:szCs w:val="23"/>
            <w:lang w:val="en-US"/>
            <w:rPrChange w:id="131" w:author="Cristian" w:date="2015-05-15T16:53:00Z">
              <w:rPr>
                <w:rFonts w:ascii="Palatino Linotype" w:hAnsi="Palatino Linotype"/>
                <w:sz w:val="23"/>
                <w:szCs w:val="23"/>
                <w:lang w:val="en-US"/>
              </w:rPr>
            </w:rPrChange>
          </w:rPr>
          <w:delText>to</w:delText>
        </w:r>
      </w:del>
      <w:r w:rsidR="00FE0B89" w:rsidRPr="00205486">
        <w:rPr>
          <w:rFonts w:ascii="Palatino Linotype" w:hAnsi="Palatino Linotype"/>
          <w:i/>
          <w:sz w:val="23"/>
          <w:szCs w:val="23"/>
          <w:lang w:val="en-US"/>
          <w:rPrChange w:id="132" w:author="Cristian" w:date="2015-05-15T16:53:00Z">
            <w:rPr>
              <w:rFonts w:ascii="Palatino Linotype" w:hAnsi="Palatino Linotype"/>
              <w:sz w:val="23"/>
              <w:szCs w:val="23"/>
              <w:lang w:val="en-US"/>
            </w:rPr>
          </w:rPrChange>
        </w:rPr>
        <w:t xml:space="preserve"> cloud</w:t>
      </w:r>
      <w:r w:rsidR="00FE0B89">
        <w:rPr>
          <w:rFonts w:ascii="Palatino Linotype" w:hAnsi="Palatino Linotype"/>
          <w:sz w:val="23"/>
          <w:szCs w:val="23"/>
          <w:lang w:val="en-US"/>
        </w:rPr>
        <w:t xml:space="preserve"> stage</w:t>
      </w:r>
      <w:commentRangeEnd w:id="124"/>
      <w:r w:rsidR="00933248">
        <w:rPr>
          <w:rStyle w:val="CommentReference"/>
        </w:rPr>
        <w:commentReference w:id="124"/>
      </w:r>
      <w:r w:rsidR="00FE0B89">
        <w:rPr>
          <w:rFonts w:ascii="Palatino Linotype" w:hAnsi="Palatino Linotype"/>
          <w:sz w:val="23"/>
          <w:szCs w:val="23"/>
          <w:lang w:val="en-US"/>
        </w:rPr>
        <w:t xml:space="preserve">, users can select this information by hitting the list provided at right of each argument. </w:t>
      </w:r>
      <w:r w:rsidR="00EA0DF9">
        <w:rPr>
          <w:rFonts w:ascii="Palatino Linotype" w:hAnsi="Palatino Linotype"/>
          <w:sz w:val="23"/>
          <w:szCs w:val="23"/>
          <w:lang w:val="en-US"/>
        </w:rPr>
        <w:t xml:space="preserve">If the argument is not </w:t>
      </w:r>
      <w:ins w:id="133" w:author="Rosa M Badia" w:date="2015-05-14T09:42:00Z">
        <w:r w:rsidR="00933248">
          <w:rPr>
            <w:rFonts w:ascii="Palatino Linotype" w:hAnsi="Palatino Linotype"/>
            <w:sz w:val="23"/>
            <w:szCs w:val="23"/>
            <w:lang w:val="en-US"/>
          </w:rPr>
          <w:t xml:space="preserve">a </w:t>
        </w:r>
      </w:ins>
      <w:r w:rsidR="00EA0DF9">
        <w:rPr>
          <w:rFonts w:ascii="Palatino Linotype" w:hAnsi="Palatino Linotype"/>
          <w:sz w:val="23"/>
          <w:szCs w:val="23"/>
          <w:lang w:val="en-US"/>
        </w:rPr>
        <w:t xml:space="preserve">file, users must provide its value (the prefix defined in the application menu is automatically added). </w:t>
      </w:r>
    </w:p>
    <w:p w14:paraId="014BD6A4" w14:textId="77777777" w:rsidR="00FE0B89" w:rsidRDefault="00FE0B89"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 xml:space="preserve"> </w:t>
      </w:r>
    </w:p>
    <w:p w14:paraId="55760607"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2BD21A14"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363F46E9"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349023B9"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18B74A33"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4AA63FC6" w14:textId="77777777" w:rsidR="004820BA" w:rsidRDefault="004820BA" w:rsidP="004F1270">
      <w:pPr>
        <w:tabs>
          <w:tab w:val="left" w:pos="851"/>
        </w:tabs>
        <w:spacing w:after="0" w:line="360" w:lineRule="auto"/>
        <w:jc w:val="both"/>
        <w:rPr>
          <w:rFonts w:ascii="Palatino Linotype" w:hAnsi="Palatino Linotype"/>
          <w:sz w:val="23"/>
          <w:szCs w:val="23"/>
          <w:lang w:val="en-US"/>
        </w:rPr>
      </w:pPr>
    </w:p>
    <w:p w14:paraId="66E96013" w14:textId="77777777" w:rsidR="004820BA" w:rsidRPr="00FE0B89" w:rsidRDefault="004820BA" w:rsidP="004F1270">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FE0B89" w14:paraId="0184453D" w14:textId="77777777" w:rsidTr="00725C4B">
        <w:tc>
          <w:tcPr>
            <w:tcW w:w="8706" w:type="dxa"/>
          </w:tcPr>
          <w:p w14:paraId="2217AE3E" w14:textId="77777777" w:rsidR="00FE0B89" w:rsidRDefault="00FE0B89"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2A1F1596" wp14:editId="058BEFDE">
                  <wp:extent cx="5397500" cy="2921635"/>
                  <wp:effectExtent l="0" t="0" r="0" b="0"/>
                  <wp:docPr id="58" name="Picture 58" descr="C:\LinuxUpDown\PMES\pmes-snapshots\6-2-Argume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nuxUpDown\PMES\pmes-snapshots\6-2-Arguments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97500" cy="2921635"/>
                          </a:xfrm>
                          <a:prstGeom prst="rect">
                            <a:avLst/>
                          </a:prstGeom>
                          <a:noFill/>
                          <a:ln>
                            <a:noFill/>
                          </a:ln>
                        </pic:spPr>
                      </pic:pic>
                    </a:graphicData>
                  </a:graphic>
                </wp:inline>
              </w:drawing>
            </w:r>
          </w:p>
        </w:tc>
      </w:tr>
      <w:tr w:rsidR="00FE0B89" w:rsidRPr="00170E8F" w14:paraId="004883BB" w14:textId="77777777" w:rsidTr="00725C4B">
        <w:tc>
          <w:tcPr>
            <w:tcW w:w="8706" w:type="dxa"/>
          </w:tcPr>
          <w:p w14:paraId="4A60D7ED" w14:textId="77777777" w:rsidR="00FE0B89" w:rsidRPr="00E51C9B" w:rsidRDefault="00FE0B89" w:rsidP="00FE0B89">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11: Job submission dialog – Arguments</w:t>
            </w:r>
          </w:p>
        </w:tc>
      </w:tr>
    </w:tbl>
    <w:p w14:paraId="78F259B3" w14:textId="77777777" w:rsidR="00FE0B89" w:rsidRDefault="00FE0B89" w:rsidP="00FE0B8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p w14:paraId="04680DC9" w14:textId="77777777" w:rsidR="00C63C90" w:rsidRDefault="00C63C90" w:rsidP="00FE0B89">
      <w:pPr>
        <w:tabs>
          <w:tab w:val="left" w:pos="851"/>
        </w:tabs>
        <w:spacing w:after="0" w:line="360" w:lineRule="auto"/>
        <w:jc w:val="both"/>
        <w:rPr>
          <w:rFonts w:ascii="Palatino Linotype" w:hAnsi="Palatino Linotype"/>
          <w:sz w:val="23"/>
          <w:szCs w:val="23"/>
          <w:lang w:val="en-US"/>
        </w:rPr>
      </w:pPr>
    </w:p>
    <w:p w14:paraId="26E58D25" w14:textId="77777777" w:rsidR="00FE0B89" w:rsidRDefault="00EA0DF9" w:rsidP="00FE0B8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FE0B89">
        <w:rPr>
          <w:rFonts w:ascii="Palatino Linotype" w:hAnsi="Palatino Linotype"/>
          <w:sz w:val="23"/>
          <w:szCs w:val="23"/>
          <w:lang w:val="en-US"/>
        </w:rPr>
        <w:t xml:space="preserve">Next, in the </w:t>
      </w:r>
      <w:r w:rsidR="00FE0B89">
        <w:rPr>
          <w:rFonts w:ascii="Palatino Linotype" w:hAnsi="Palatino Linotype"/>
          <w:i/>
          <w:sz w:val="23"/>
          <w:szCs w:val="23"/>
          <w:lang w:val="en-US"/>
        </w:rPr>
        <w:t xml:space="preserve">Transfer files FROM Cloud </w:t>
      </w:r>
      <w:r w:rsidR="00FE0B89">
        <w:rPr>
          <w:rFonts w:ascii="Palatino Linotype" w:hAnsi="Palatino Linotype"/>
          <w:sz w:val="23"/>
          <w:szCs w:val="23"/>
          <w:lang w:val="en-US"/>
        </w:rPr>
        <w:t xml:space="preserve">tab, </w:t>
      </w:r>
      <w:r>
        <w:rPr>
          <w:rFonts w:ascii="Palatino Linotype" w:hAnsi="Palatino Linotype"/>
          <w:sz w:val="23"/>
          <w:szCs w:val="23"/>
          <w:lang w:val="en-US"/>
        </w:rPr>
        <w:t xml:space="preserve">users can specify transfers to be done at the end of the application execution. Transfers are needed if users need to recover any file at the end of the execution and save it into </w:t>
      </w:r>
      <w:proofErr w:type="gramStart"/>
      <w:r>
        <w:rPr>
          <w:rFonts w:ascii="Palatino Linotype" w:hAnsi="Palatino Linotype"/>
          <w:sz w:val="23"/>
          <w:szCs w:val="23"/>
          <w:lang w:val="en-US"/>
        </w:rPr>
        <w:t>a storage</w:t>
      </w:r>
      <w:proofErr w:type="gramEnd"/>
      <w:r>
        <w:rPr>
          <w:rFonts w:ascii="Palatino Linotype" w:hAnsi="Palatino Linotype"/>
          <w:sz w:val="23"/>
          <w:szCs w:val="23"/>
          <w:lang w:val="en-US"/>
        </w:rPr>
        <w:t>. Thus, they can add transfers by hitting the green button (</w:t>
      </w:r>
      <w:r>
        <w:rPr>
          <w:rFonts w:ascii="Palatino Linotype" w:hAnsi="Palatino Linotype"/>
          <w:noProof/>
          <w:sz w:val="23"/>
          <w:szCs w:val="23"/>
          <w:lang w:eastAsia="es-ES"/>
        </w:rPr>
        <w:drawing>
          <wp:inline distT="0" distB="0" distL="0" distR="0" wp14:anchorId="647DB8FD" wp14:editId="462EBB98">
            <wp:extent cx="301450" cy="150726"/>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xml:space="preserve">) at the top-right corner of the tab (see </w:t>
      </w:r>
      <w:r>
        <w:rPr>
          <w:rFonts w:ascii="Palatino Linotype" w:hAnsi="Palatino Linotype"/>
          <w:i/>
          <w:sz w:val="23"/>
          <w:szCs w:val="23"/>
          <w:lang w:val="en-US"/>
        </w:rPr>
        <w:t>Figure 12</w:t>
      </w:r>
      <w:r>
        <w:rPr>
          <w:rFonts w:ascii="Palatino Linotype" w:hAnsi="Palatino Linotype"/>
          <w:sz w:val="23"/>
          <w:szCs w:val="23"/>
          <w:lang w:val="en-US"/>
        </w:rPr>
        <w:t xml:space="preserve">). For each file transfer they need to specify the source location (by indicating whether it is located in the virtual machine disk or in the shared disk) and its relative path.  </w:t>
      </w:r>
      <w:r w:rsidR="00725C4B">
        <w:rPr>
          <w:rFonts w:ascii="Palatino Linotype" w:hAnsi="Palatino Linotype"/>
          <w:sz w:val="23"/>
          <w:szCs w:val="23"/>
          <w:lang w:val="en-US"/>
        </w:rPr>
        <w:t>U</w:t>
      </w:r>
      <w:r>
        <w:rPr>
          <w:rFonts w:ascii="Palatino Linotype" w:hAnsi="Palatino Linotype"/>
          <w:sz w:val="23"/>
          <w:szCs w:val="23"/>
          <w:lang w:val="en-US"/>
        </w:rPr>
        <w:t xml:space="preserve">sers must </w:t>
      </w:r>
      <w:r w:rsidR="00725C4B">
        <w:rPr>
          <w:rFonts w:ascii="Palatino Linotype" w:hAnsi="Palatino Linotype"/>
          <w:sz w:val="23"/>
          <w:szCs w:val="23"/>
          <w:lang w:val="en-US"/>
        </w:rPr>
        <w:t xml:space="preserve">also </w:t>
      </w:r>
      <w:r>
        <w:rPr>
          <w:rFonts w:ascii="Palatino Linotype" w:hAnsi="Palatino Linotype"/>
          <w:sz w:val="23"/>
          <w:szCs w:val="23"/>
          <w:lang w:val="en-US"/>
        </w:rPr>
        <w:t xml:space="preserve">specify the target storage and its relative path. If the target path is left empty, the file will be transferred with the same name into the root base directory of the storage. </w:t>
      </w:r>
      <w:r w:rsidR="00725C4B">
        <w:rPr>
          <w:rFonts w:ascii="Palatino Linotype" w:hAnsi="Palatino Linotype"/>
          <w:sz w:val="23"/>
          <w:szCs w:val="23"/>
          <w:lang w:val="en-US"/>
        </w:rPr>
        <w:t>Moreover, they can indicate if the file must be updated during the execution and if it has to be zipped before performing the transfer by checking the checkboxes provided at right of each transfer.</w:t>
      </w:r>
    </w:p>
    <w:p w14:paraId="4F6495F6" w14:textId="77777777" w:rsidR="00725C4B" w:rsidRDefault="00725C4B" w:rsidP="00725C4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Any transfer can be </w:t>
      </w:r>
      <w:del w:id="134" w:author="Rosa M Badia" w:date="2015-05-14T09:45:00Z">
        <w:r w:rsidDel="00933248">
          <w:rPr>
            <w:rFonts w:ascii="Palatino Linotype" w:hAnsi="Palatino Linotype"/>
            <w:sz w:val="23"/>
            <w:szCs w:val="23"/>
            <w:lang w:val="en-US"/>
          </w:rPr>
          <w:delText xml:space="preserve">erased </w:delText>
        </w:r>
      </w:del>
      <w:ins w:id="135" w:author="Rosa M Badia" w:date="2015-05-14T09:45:00Z">
        <w:r w:rsidR="00933248">
          <w:rPr>
            <w:rFonts w:ascii="Palatino Linotype" w:hAnsi="Palatino Linotype"/>
            <w:sz w:val="23"/>
            <w:szCs w:val="23"/>
            <w:lang w:val="en-US"/>
          </w:rPr>
          <w:t xml:space="preserve">deleted </w:t>
        </w:r>
      </w:ins>
      <w:r>
        <w:rPr>
          <w:rFonts w:ascii="Palatino Linotype" w:hAnsi="Palatino Linotype"/>
          <w:sz w:val="23"/>
          <w:szCs w:val="23"/>
          <w:lang w:val="en-US"/>
        </w:rPr>
        <w:t>by hitting the red button (</w:t>
      </w:r>
      <w:r>
        <w:rPr>
          <w:rFonts w:ascii="Palatino Linotype" w:hAnsi="Palatino Linotype"/>
          <w:noProof/>
          <w:sz w:val="23"/>
          <w:szCs w:val="23"/>
          <w:lang w:eastAsia="es-ES"/>
        </w:rPr>
        <w:drawing>
          <wp:inline distT="0" distB="0" distL="0" distR="0" wp14:anchorId="09DF8F76" wp14:editId="608F6227">
            <wp:extent cx="311499" cy="15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Pr>
          <w:rFonts w:ascii="Palatino Linotype" w:hAnsi="Palatino Linotype"/>
          <w:sz w:val="23"/>
          <w:szCs w:val="23"/>
          <w:lang w:val="en-US"/>
        </w:rPr>
        <w:t xml:space="preserve">) at its right. </w:t>
      </w:r>
    </w:p>
    <w:p w14:paraId="60D9F02E" w14:textId="77777777" w:rsidR="00725C4B" w:rsidRDefault="00725C4B" w:rsidP="00FE0B89">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EA0DF9" w14:paraId="660DCC7F" w14:textId="77777777" w:rsidTr="00725C4B">
        <w:tc>
          <w:tcPr>
            <w:tcW w:w="8706" w:type="dxa"/>
          </w:tcPr>
          <w:p w14:paraId="23E0118B" w14:textId="77777777" w:rsidR="00EA0DF9" w:rsidRDefault="00EA0DF9"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lastRenderedPageBreak/>
              <w:drawing>
                <wp:inline distT="0" distB="0" distL="0" distR="0" wp14:anchorId="77B56C86" wp14:editId="06114246">
                  <wp:extent cx="5397500" cy="2921635"/>
                  <wp:effectExtent l="0" t="0" r="0" b="0"/>
                  <wp:docPr id="29" name="Picture 29" descr="C:\LinuxUpDown\PMES\pmes-screenshots\6-3-TransferFR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nuxUpDown\PMES\pmes-screenshots\6-3-TransferFROM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7500" cy="2921635"/>
                          </a:xfrm>
                          <a:prstGeom prst="rect">
                            <a:avLst/>
                          </a:prstGeom>
                          <a:noFill/>
                          <a:ln>
                            <a:noFill/>
                          </a:ln>
                        </pic:spPr>
                      </pic:pic>
                    </a:graphicData>
                  </a:graphic>
                </wp:inline>
              </w:drawing>
            </w:r>
          </w:p>
        </w:tc>
      </w:tr>
      <w:tr w:rsidR="00EA0DF9" w:rsidRPr="00170E8F" w14:paraId="3A585B0C" w14:textId="77777777" w:rsidTr="00725C4B">
        <w:tc>
          <w:tcPr>
            <w:tcW w:w="8706" w:type="dxa"/>
          </w:tcPr>
          <w:p w14:paraId="3A6B1D85" w14:textId="77777777" w:rsidR="00EA0DF9" w:rsidRPr="00E51C9B" w:rsidRDefault="00EA0DF9" w:rsidP="00725C4B">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w:t>
            </w:r>
            <w:r w:rsidR="00725C4B">
              <w:rPr>
                <w:rFonts w:ascii="Palatino Linotype" w:hAnsi="Palatino Linotype"/>
                <w:i/>
                <w:sz w:val="23"/>
                <w:szCs w:val="23"/>
                <w:lang w:val="en-US"/>
              </w:rPr>
              <w:t>2</w:t>
            </w:r>
            <w:r>
              <w:rPr>
                <w:rFonts w:ascii="Palatino Linotype" w:hAnsi="Palatino Linotype"/>
                <w:i/>
                <w:sz w:val="23"/>
                <w:szCs w:val="23"/>
                <w:lang w:val="en-US"/>
              </w:rPr>
              <w:t xml:space="preserve">: Job submission dialog – </w:t>
            </w:r>
            <w:r w:rsidR="00725C4B">
              <w:rPr>
                <w:rFonts w:ascii="Palatino Linotype" w:hAnsi="Palatino Linotype"/>
                <w:i/>
                <w:sz w:val="23"/>
                <w:szCs w:val="23"/>
                <w:lang w:val="en-US"/>
              </w:rPr>
              <w:t>Transfer files FROM cloud</w:t>
            </w:r>
          </w:p>
        </w:tc>
      </w:tr>
    </w:tbl>
    <w:p w14:paraId="6AA9AC21" w14:textId="77777777" w:rsidR="00FE0B89" w:rsidRDefault="00FE0B89" w:rsidP="00FE0B89">
      <w:pPr>
        <w:tabs>
          <w:tab w:val="left" w:pos="851"/>
        </w:tabs>
        <w:spacing w:after="0" w:line="360" w:lineRule="auto"/>
        <w:jc w:val="both"/>
        <w:rPr>
          <w:rFonts w:ascii="Palatino Linotype" w:hAnsi="Palatino Linotype"/>
          <w:sz w:val="23"/>
          <w:szCs w:val="23"/>
          <w:lang w:val="en-US"/>
        </w:rPr>
      </w:pPr>
    </w:p>
    <w:p w14:paraId="0A3D66DA" w14:textId="77777777" w:rsidR="00FE0B89" w:rsidRDefault="00725C4B" w:rsidP="00FE0B8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FE0B89">
        <w:rPr>
          <w:rFonts w:ascii="Palatino Linotype" w:hAnsi="Palatino Linotype"/>
          <w:sz w:val="23"/>
          <w:szCs w:val="23"/>
          <w:lang w:val="en-US"/>
        </w:rPr>
        <w:t xml:space="preserve">Next, </w:t>
      </w:r>
      <w:r>
        <w:rPr>
          <w:rFonts w:ascii="Palatino Linotype" w:hAnsi="Palatino Linotype"/>
          <w:sz w:val="23"/>
          <w:szCs w:val="23"/>
          <w:lang w:val="en-US"/>
        </w:rPr>
        <w:t>t</w:t>
      </w:r>
      <w:r w:rsidR="00FE0B89">
        <w:rPr>
          <w:rFonts w:ascii="Palatino Linotype" w:hAnsi="Palatino Linotype"/>
          <w:sz w:val="23"/>
          <w:szCs w:val="23"/>
          <w:lang w:val="en-US"/>
        </w:rPr>
        <w:t xml:space="preserve">he </w:t>
      </w:r>
      <w:r w:rsidR="00FE0B89">
        <w:rPr>
          <w:rFonts w:ascii="Palatino Linotype" w:hAnsi="Palatino Linotype"/>
          <w:i/>
          <w:sz w:val="23"/>
          <w:szCs w:val="23"/>
          <w:lang w:val="en-US"/>
        </w:rPr>
        <w:t xml:space="preserve">Transfer logs FROM Cloud </w:t>
      </w:r>
      <w:r>
        <w:rPr>
          <w:rFonts w:ascii="Palatino Linotype" w:hAnsi="Palatino Linotype"/>
          <w:sz w:val="23"/>
          <w:szCs w:val="23"/>
          <w:lang w:val="en-US"/>
        </w:rPr>
        <w:t xml:space="preserve">tab allows users to indicate </w:t>
      </w:r>
      <w:proofErr w:type="gramStart"/>
      <w:r>
        <w:rPr>
          <w:rFonts w:ascii="Palatino Linotype" w:hAnsi="Palatino Linotype"/>
          <w:sz w:val="23"/>
          <w:szCs w:val="23"/>
          <w:lang w:val="en-US"/>
        </w:rPr>
        <w:t>a storage</w:t>
      </w:r>
      <w:proofErr w:type="gramEnd"/>
      <w:r>
        <w:rPr>
          <w:rFonts w:ascii="Palatino Linotype" w:hAnsi="Palatino Linotype"/>
          <w:sz w:val="23"/>
          <w:szCs w:val="23"/>
          <w:lang w:val="en-US"/>
        </w:rPr>
        <w:t xml:space="preserve"> to save all the job log files generated by the </w:t>
      </w:r>
      <w:r w:rsidRPr="00725C4B">
        <w:rPr>
          <w:rFonts w:ascii="Palatino Linotype" w:hAnsi="Palatino Linotype"/>
          <w:i/>
          <w:sz w:val="23"/>
          <w:szCs w:val="23"/>
          <w:lang w:val="en-US"/>
        </w:rPr>
        <w:t>PMES Framework</w:t>
      </w:r>
      <w:r>
        <w:rPr>
          <w:rFonts w:ascii="Palatino Linotype" w:hAnsi="Palatino Linotype"/>
          <w:sz w:val="23"/>
          <w:szCs w:val="23"/>
          <w:lang w:val="en-US"/>
        </w:rPr>
        <w:t xml:space="preserve">. If provided, these files will be transferred at the end of the execution. To configure this feature they must provide </w:t>
      </w:r>
      <w:proofErr w:type="gramStart"/>
      <w:r>
        <w:rPr>
          <w:rFonts w:ascii="Palatino Linotype" w:hAnsi="Palatino Linotype"/>
          <w:sz w:val="23"/>
          <w:szCs w:val="23"/>
          <w:lang w:val="en-US"/>
        </w:rPr>
        <w:t>a target</w:t>
      </w:r>
      <w:proofErr w:type="gramEnd"/>
      <w:r>
        <w:rPr>
          <w:rFonts w:ascii="Palatino Linotype" w:hAnsi="Palatino Linotype"/>
          <w:sz w:val="23"/>
          <w:szCs w:val="23"/>
          <w:lang w:val="en-US"/>
        </w:rPr>
        <w:t xml:space="preserve"> storage and the relative path inside this storage of the </w:t>
      </w:r>
      <w:r w:rsidRPr="004820BA">
        <w:rPr>
          <w:rFonts w:ascii="Palatino Linotype" w:hAnsi="Palatino Linotype"/>
          <w:b/>
          <w:sz w:val="23"/>
          <w:szCs w:val="23"/>
          <w:lang w:val="en-US"/>
        </w:rPr>
        <w:t>directory</w:t>
      </w:r>
      <w:r>
        <w:rPr>
          <w:rFonts w:ascii="Palatino Linotype" w:hAnsi="Palatino Linotype"/>
          <w:sz w:val="23"/>
          <w:szCs w:val="23"/>
          <w:lang w:val="en-US"/>
        </w:rPr>
        <w:t xml:space="preserve"> where the logs must be saved (see F</w:t>
      </w:r>
      <w:r>
        <w:rPr>
          <w:rFonts w:ascii="Palatino Linotype" w:hAnsi="Palatino Linotype"/>
          <w:i/>
          <w:sz w:val="23"/>
          <w:szCs w:val="23"/>
          <w:lang w:val="en-US"/>
        </w:rPr>
        <w:t>igure 13</w:t>
      </w:r>
      <w:r>
        <w:rPr>
          <w:rFonts w:ascii="Palatino Linotype" w:hAnsi="Palatino Linotype"/>
          <w:sz w:val="23"/>
          <w:szCs w:val="23"/>
          <w:lang w:val="en-US"/>
        </w:rPr>
        <w:t>).</w:t>
      </w:r>
    </w:p>
    <w:p w14:paraId="709F6C25" w14:textId="77777777" w:rsidR="00725C4B" w:rsidRDefault="00725C4B" w:rsidP="00FE0B89">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725C4B" w:rsidRPr="00725C4B" w14:paraId="62A2F6C2" w14:textId="77777777" w:rsidTr="00725C4B">
        <w:tc>
          <w:tcPr>
            <w:tcW w:w="8706" w:type="dxa"/>
          </w:tcPr>
          <w:p w14:paraId="2F04B510" w14:textId="77777777" w:rsidR="00725C4B" w:rsidRDefault="00725C4B"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5F2838FE" wp14:editId="251F3FA4">
                  <wp:extent cx="5397500" cy="2921635"/>
                  <wp:effectExtent l="0" t="0" r="0" b="0"/>
                  <wp:docPr id="47" name="Picture 47" descr="C:\LinuxUpDown\PMES\pmes-screenshots\6-4-transfe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nuxUpDown\PMES\pmes-screenshots\6-4-transferLOGS.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7500" cy="2921635"/>
                          </a:xfrm>
                          <a:prstGeom prst="rect">
                            <a:avLst/>
                          </a:prstGeom>
                          <a:noFill/>
                          <a:ln>
                            <a:noFill/>
                          </a:ln>
                        </pic:spPr>
                      </pic:pic>
                    </a:graphicData>
                  </a:graphic>
                </wp:inline>
              </w:drawing>
            </w:r>
          </w:p>
        </w:tc>
      </w:tr>
      <w:tr w:rsidR="00725C4B" w:rsidRPr="00170E8F" w14:paraId="0295C16E" w14:textId="77777777" w:rsidTr="00725C4B">
        <w:tc>
          <w:tcPr>
            <w:tcW w:w="8706" w:type="dxa"/>
          </w:tcPr>
          <w:p w14:paraId="20E1696A" w14:textId="77777777" w:rsidR="00725C4B" w:rsidRPr="00E51C9B" w:rsidRDefault="00725C4B" w:rsidP="00725C4B">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13: Job submission dialog – Transfer logs FROM cloud</w:t>
            </w:r>
          </w:p>
        </w:tc>
      </w:tr>
    </w:tbl>
    <w:p w14:paraId="462A5C19" w14:textId="77777777" w:rsidR="00FE0B89" w:rsidRDefault="00725C4B" w:rsidP="00FE0B8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lastRenderedPageBreak/>
        <w:tab/>
      </w:r>
      <w:r w:rsidR="00FE0B89">
        <w:rPr>
          <w:rFonts w:ascii="Palatino Linotype" w:hAnsi="Palatino Linotype"/>
          <w:sz w:val="23"/>
          <w:szCs w:val="23"/>
          <w:lang w:val="en-US"/>
        </w:rPr>
        <w:t xml:space="preserve">Finally, in the top-left corner users can select the </w:t>
      </w:r>
      <w:proofErr w:type="gramStart"/>
      <w:r w:rsidR="00FE0B89" w:rsidRPr="00FE0B89">
        <w:rPr>
          <w:rFonts w:ascii="Palatino Linotype" w:hAnsi="Palatino Linotype"/>
          <w:i/>
          <w:sz w:val="23"/>
          <w:szCs w:val="23"/>
          <w:lang w:val="en-US"/>
        </w:rPr>
        <w:t>Advanced</w:t>
      </w:r>
      <w:proofErr w:type="gramEnd"/>
      <w:r w:rsidR="00FE0B89">
        <w:rPr>
          <w:rFonts w:ascii="Palatino Linotype" w:hAnsi="Palatino Linotype"/>
          <w:i/>
          <w:sz w:val="23"/>
          <w:szCs w:val="23"/>
          <w:lang w:val="en-US"/>
        </w:rPr>
        <w:t xml:space="preserve"> </w:t>
      </w:r>
      <w:r w:rsidR="00FE0B89">
        <w:rPr>
          <w:rFonts w:ascii="Palatino Linotype" w:hAnsi="Palatino Linotype"/>
          <w:sz w:val="23"/>
          <w:szCs w:val="23"/>
          <w:lang w:val="en-US"/>
        </w:rPr>
        <w:t>tab</w:t>
      </w:r>
      <w:r w:rsidR="006B3D7C">
        <w:rPr>
          <w:rFonts w:ascii="Palatino Linotype" w:hAnsi="Palatino Linotype"/>
          <w:sz w:val="23"/>
          <w:szCs w:val="23"/>
          <w:lang w:val="en-US"/>
        </w:rPr>
        <w:t xml:space="preserve"> (see </w:t>
      </w:r>
      <w:r w:rsidR="006B3D7C">
        <w:rPr>
          <w:rFonts w:ascii="Palatino Linotype" w:hAnsi="Palatino Linotype"/>
          <w:i/>
          <w:sz w:val="23"/>
          <w:szCs w:val="23"/>
          <w:lang w:val="en-US"/>
        </w:rPr>
        <w:t>Figure 14</w:t>
      </w:r>
      <w:r w:rsidR="006B3D7C">
        <w:rPr>
          <w:rFonts w:ascii="Palatino Linotype" w:hAnsi="Palatino Linotype"/>
          <w:sz w:val="23"/>
          <w:szCs w:val="23"/>
          <w:lang w:val="en-US"/>
        </w:rPr>
        <w:t>)</w:t>
      </w:r>
      <w:r w:rsidR="00FE0B89">
        <w:rPr>
          <w:rFonts w:ascii="Palatino Linotype" w:hAnsi="Palatino Linotype"/>
          <w:sz w:val="23"/>
          <w:szCs w:val="23"/>
          <w:lang w:val="en-US"/>
        </w:rPr>
        <w:t>.</w:t>
      </w:r>
      <w:r>
        <w:rPr>
          <w:rFonts w:ascii="Palatino Linotype" w:hAnsi="Palatino Linotype"/>
          <w:sz w:val="23"/>
          <w:szCs w:val="23"/>
          <w:lang w:val="en-US"/>
        </w:rPr>
        <w:t xml:space="preserve"> This tab allows the user to infrastructure options such as:</w:t>
      </w:r>
    </w:p>
    <w:p w14:paraId="621BFB55" w14:textId="77777777" w:rsidR="00725C4B" w:rsidRDefault="00725C4B" w:rsidP="00725C4B">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Wall Clock Time</w:t>
      </w:r>
    </w:p>
    <w:p w14:paraId="6685CAF6" w14:textId="77777777" w:rsidR="00725C4B" w:rsidRDefault="00725C4B" w:rsidP="00725C4B">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Disk Size</w:t>
      </w:r>
    </w:p>
    <w:p w14:paraId="35C82C77" w14:textId="77777777" w:rsidR="00725C4B" w:rsidRDefault="00725C4B" w:rsidP="00725C4B">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Number of cores</w:t>
      </w:r>
    </w:p>
    <w:p w14:paraId="5B5E96B0" w14:textId="77777777" w:rsidR="00725C4B" w:rsidRDefault="00725C4B" w:rsidP="00725C4B">
      <w:pPr>
        <w:pStyle w:val="ListParagraph"/>
        <w:numPr>
          <w:ilvl w:val="0"/>
          <w:numId w:val="1"/>
        </w:num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Memory size</w:t>
      </w:r>
    </w:p>
    <w:p w14:paraId="56C7C663" w14:textId="77777777" w:rsidR="00725C4B" w:rsidRDefault="006B3D7C" w:rsidP="006B3D7C">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Despite the fact that all of them are mandatory, if </w:t>
      </w:r>
      <w:r w:rsidR="00725C4B" w:rsidRPr="00725C4B">
        <w:rPr>
          <w:rFonts w:ascii="Palatino Linotype" w:hAnsi="Palatino Linotype"/>
          <w:sz w:val="23"/>
          <w:szCs w:val="23"/>
          <w:lang w:val="en-US"/>
        </w:rPr>
        <w:t xml:space="preserve">default values have been provided during the application creation </w:t>
      </w:r>
      <w:r>
        <w:rPr>
          <w:rFonts w:ascii="Palatino Linotype" w:hAnsi="Palatino Linotype"/>
          <w:sz w:val="23"/>
          <w:szCs w:val="23"/>
          <w:lang w:val="en-US"/>
        </w:rPr>
        <w:t>these</w:t>
      </w:r>
      <w:r w:rsidR="00725C4B" w:rsidRPr="00725C4B">
        <w:rPr>
          <w:rFonts w:ascii="Palatino Linotype" w:hAnsi="Palatino Linotype"/>
          <w:sz w:val="23"/>
          <w:szCs w:val="23"/>
          <w:lang w:val="en-US"/>
        </w:rPr>
        <w:t xml:space="preserve"> fields will be automatically </w:t>
      </w:r>
      <w:del w:id="136" w:author="Rosa M Badia" w:date="2015-05-14T09:45:00Z">
        <w:r w:rsidR="00725C4B" w:rsidRPr="00725C4B" w:rsidDel="00933248">
          <w:rPr>
            <w:rFonts w:ascii="Palatino Linotype" w:hAnsi="Palatino Linotype"/>
            <w:sz w:val="23"/>
            <w:szCs w:val="23"/>
            <w:lang w:val="en-US"/>
          </w:rPr>
          <w:delText>ful</w:delText>
        </w:r>
      </w:del>
      <w:r w:rsidR="00725C4B" w:rsidRPr="00725C4B">
        <w:rPr>
          <w:rFonts w:ascii="Palatino Linotype" w:hAnsi="Palatino Linotype"/>
          <w:sz w:val="23"/>
          <w:szCs w:val="23"/>
          <w:lang w:val="en-US"/>
        </w:rPr>
        <w:t xml:space="preserve">filled. </w:t>
      </w:r>
    </w:p>
    <w:p w14:paraId="4912A5BF" w14:textId="77777777" w:rsidR="006B3D7C" w:rsidRPr="00725C4B" w:rsidRDefault="006B3D7C" w:rsidP="006B3D7C">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6B3D7C" w:rsidRPr="00725C4B" w14:paraId="5FCD6206" w14:textId="77777777" w:rsidTr="006B3D7C">
        <w:tc>
          <w:tcPr>
            <w:tcW w:w="8706" w:type="dxa"/>
          </w:tcPr>
          <w:p w14:paraId="6B6D6BCC" w14:textId="77777777" w:rsidR="006B3D7C" w:rsidRDefault="006B3D7C"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3AD9487A" wp14:editId="3CBE3841">
                  <wp:extent cx="5397500" cy="2921635"/>
                  <wp:effectExtent l="0" t="0" r="0" b="0"/>
                  <wp:docPr id="53" name="Picture 53" descr="C:\LinuxUpDown\PMES\pmes-screenshots\6-6-Advanced T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nuxUpDown\PMES\pmes-screenshots\6-6-Advanced Tab.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2921635"/>
                          </a:xfrm>
                          <a:prstGeom prst="rect">
                            <a:avLst/>
                          </a:prstGeom>
                          <a:noFill/>
                          <a:ln>
                            <a:noFill/>
                          </a:ln>
                        </pic:spPr>
                      </pic:pic>
                    </a:graphicData>
                  </a:graphic>
                </wp:inline>
              </w:drawing>
            </w:r>
          </w:p>
        </w:tc>
      </w:tr>
      <w:tr w:rsidR="006B3D7C" w:rsidRPr="00170E8F" w14:paraId="756112DC" w14:textId="77777777" w:rsidTr="006B3D7C">
        <w:tc>
          <w:tcPr>
            <w:tcW w:w="8706" w:type="dxa"/>
          </w:tcPr>
          <w:p w14:paraId="65367631" w14:textId="77777777" w:rsidR="006B3D7C" w:rsidRPr="00E51C9B" w:rsidRDefault="006B3D7C" w:rsidP="006B3D7C">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14: Job submission dialog – Advanced options</w:t>
            </w:r>
          </w:p>
        </w:tc>
      </w:tr>
    </w:tbl>
    <w:p w14:paraId="281D72B1" w14:textId="77777777" w:rsidR="00FE0B89" w:rsidRDefault="004820BA"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p w14:paraId="0CC5B204" w14:textId="77777777" w:rsidR="004820BA" w:rsidRDefault="004820BA" w:rsidP="004F1270">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Once all the needed fields are </w:t>
      </w:r>
      <w:del w:id="137" w:author="Rosa M Badia" w:date="2015-05-14T09:45:00Z">
        <w:r w:rsidDel="00933248">
          <w:rPr>
            <w:rFonts w:ascii="Palatino Linotype" w:hAnsi="Palatino Linotype"/>
            <w:sz w:val="23"/>
            <w:szCs w:val="23"/>
            <w:lang w:val="en-US"/>
          </w:rPr>
          <w:delText>ful</w:delText>
        </w:r>
      </w:del>
      <w:r>
        <w:rPr>
          <w:rFonts w:ascii="Palatino Linotype" w:hAnsi="Palatino Linotype"/>
          <w:sz w:val="23"/>
          <w:szCs w:val="23"/>
          <w:lang w:val="en-US"/>
        </w:rPr>
        <w:t xml:space="preserve">filled, hitting the bottom </w:t>
      </w:r>
      <w:r>
        <w:rPr>
          <w:rFonts w:ascii="Palatino Linotype" w:hAnsi="Palatino Linotype"/>
          <w:i/>
          <w:sz w:val="23"/>
          <w:szCs w:val="23"/>
          <w:lang w:val="en-US"/>
        </w:rPr>
        <w:t>Submit</w:t>
      </w:r>
      <w:r>
        <w:rPr>
          <w:rFonts w:ascii="Palatino Linotype" w:hAnsi="Palatino Linotype"/>
          <w:sz w:val="23"/>
          <w:szCs w:val="23"/>
          <w:lang w:val="en-US"/>
        </w:rPr>
        <w:t xml:space="preserve"> button will create the job.</w:t>
      </w:r>
    </w:p>
    <w:p w14:paraId="174B0265" w14:textId="77777777" w:rsidR="004820BA" w:rsidRPr="004820BA" w:rsidRDefault="004820BA" w:rsidP="004F1270">
      <w:pPr>
        <w:tabs>
          <w:tab w:val="left" w:pos="851"/>
        </w:tabs>
        <w:spacing w:after="0" w:line="360" w:lineRule="auto"/>
        <w:jc w:val="both"/>
        <w:rPr>
          <w:rFonts w:ascii="Palatino Linotype" w:hAnsi="Palatino Linotype"/>
          <w:sz w:val="23"/>
          <w:szCs w:val="23"/>
          <w:lang w:val="en-US"/>
        </w:rPr>
      </w:pPr>
    </w:p>
    <w:p w14:paraId="33A7A659" w14:textId="77777777" w:rsidR="004820BA" w:rsidRDefault="004820BA">
      <w:pPr>
        <w:rPr>
          <w:rFonts w:ascii="Palatino Linotype" w:eastAsiaTheme="majorEastAsia" w:hAnsi="Palatino Linotype" w:cstheme="majorBidi"/>
          <w:b/>
          <w:bCs/>
          <w:color w:val="4F81BD" w:themeColor="accent1"/>
          <w:sz w:val="26"/>
          <w:szCs w:val="26"/>
          <w:lang w:val="en-US"/>
        </w:rPr>
      </w:pPr>
      <w:r>
        <w:rPr>
          <w:rFonts w:ascii="Palatino Linotype" w:hAnsi="Palatino Linotype"/>
          <w:lang w:val="en-US"/>
        </w:rPr>
        <w:br w:type="page"/>
      </w:r>
    </w:p>
    <w:p w14:paraId="41A56D03" w14:textId="77777777" w:rsidR="00B33CB5" w:rsidRPr="00B33CB5" w:rsidRDefault="00B33CB5" w:rsidP="00B33CB5">
      <w:pPr>
        <w:pStyle w:val="Heading2"/>
        <w:spacing w:before="0" w:line="360" w:lineRule="auto"/>
        <w:rPr>
          <w:rFonts w:ascii="Palatino Linotype" w:hAnsi="Palatino Linotype"/>
          <w:lang w:val="en-US"/>
        </w:rPr>
      </w:pPr>
      <w:bookmarkStart w:id="138" w:name="_Toc425939210"/>
      <w:r w:rsidRPr="00B33CB5">
        <w:rPr>
          <w:rFonts w:ascii="Palatino Linotype" w:hAnsi="Palatino Linotype"/>
          <w:lang w:val="en-US"/>
        </w:rPr>
        <w:lastRenderedPageBreak/>
        <w:t>3.</w:t>
      </w:r>
      <w:r>
        <w:rPr>
          <w:rFonts w:ascii="Palatino Linotype" w:hAnsi="Palatino Linotype"/>
          <w:lang w:val="en-US"/>
        </w:rPr>
        <w:t>5. Tools</w:t>
      </w:r>
      <w:bookmarkEnd w:id="138"/>
    </w:p>
    <w:p w14:paraId="0253ED47" w14:textId="77777777" w:rsidR="00AB7667" w:rsidRPr="00B33CB5" w:rsidRDefault="00AB7667" w:rsidP="00AB7667">
      <w:pPr>
        <w:pStyle w:val="Heading3"/>
        <w:spacing w:before="0" w:line="360" w:lineRule="auto"/>
        <w:ind w:firstLine="708"/>
        <w:rPr>
          <w:rFonts w:ascii="Palatino Linotype" w:hAnsi="Palatino Linotype"/>
          <w:sz w:val="24"/>
          <w:szCs w:val="24"/>
          <w:lang w:val="en-US"/>
        </w:rPr>
      </w:pPr>
      <w:bookmarkStart w:id="139" w:name="_Toc425939211"/>
      <w:r w:rsidRPr="00B33CB5">
        <w:rPr>
          <w:rFonts w:ascii="Palatino Linotype" w:hAnsi="Palatino Linotype"/>
          <w:sz w:val="24"/>
          <w:szCs w:val="24"/>
          <w:lang w:val="en-US"/>
        </w:rPr>
        <w:t xml:space="preserve">3.5.1. Jobs </w:t>
      </w:r>
      <w:r>
        <w:rPr>
          <w:rFonts w:ascii="Palatino Linotype" w:hAnsi="Palatino Linotype"/>
          <w:sz w:val="24"/>
          <w:szCs w:val="24"/>
          <w:lang w:val="en-US"/>
        </w:rPr>
        <w:t>monitoring</w:t>
      </w:r>
      <w:bookmarkEnd w:id="139"/>
    </w:p>
    <w:p w14:paraId="68C26075" w14:textId="77777777" w:rsidR="00B33CB5" w:rsidRDefault="00CA5619" w:rsidP="00CA5619">
      <w:pPr>
        <w:tabs>
          <w:tab w:val="left" w:pos="851"/>
        </w:tabs>
        <w:spacing w:after="0" w:line="360" w:lineRule="auto"/>
        <w:jc w:val="both"/>
        <w:rPr>
          <w:ins w:id="140" w:author="Cristian" w:date="2015-05-15T16:55:00Z"/>
          <w:rFonts w:ascii="Palatino Linotype" w:hAnsi="Palatino Linotype"/>
          <w:sz w:val="23"/>
          <w:szCs w:val="23"/>
          <w:lang w:val="en-US"/>
        </w:rPr>
      </w:pPr>
      <w:r>
        <w:rPr>
          <w:rFonts w:ascii="Palatino Linotype" w:hAnsi="Palatino Linotype"/>
          <w:sz w:val="23"/>
          <w:szCs w:val="23"/>
          <w:lang w:val="en-US"/>
        </w:rPr>
        <w:tab/>
        <w:t>Once a job has been submitted</w:t>
      </w:r>
      <w:ins w:id="141" w:author="Rosa M Badia" w:date="2015-05-14T09:45:00Z">
        <w:r w:rsidR="00933248">
          <w:rPr>
            <w:rFonts w:ascii="Palatino Linotype" w:hAnsi="Palatino Linotype"/>
            <w:sz w:val="23"/>
            <w:szCs w:val="23"/>
            <w:lang w:val="en-US"/>
          </w:rPr>
          <w:t xml:space="preserve"> the</w:t>
        </w:r>
      </w:ins>
      <w:r>
        <w:rPr>
          <w:rFonts w:ascii="Palatino Linotype" w:hAnsi="Palatino Linotype"/>
          <w:sz w:val="23"/>
          <w:szCs w:val="23"/>
          <w:lang w:val="en-US"/>
        </w:rPr>
        <w:t xml:space="preserve"> </w:t>
      </w:r>
      <w:r w:rsidRPr="00CA5619">
        <w:rPr>
          <w:rFonts w:ascii="Palatino Linotype" w:hAnsi="Palatino Linotype"/>
          <w:i/>
          <w:sz w:val="23"/>
          <w:szCs w:val="23"/>
          <w:lang w:val="en-US"/>
        </w:rPr>
        <w:t>PMES Framework</w:t>
      </w:r>
      <w:r>
        <w:rPr>
          <w:rFonts w:ascii="Palatino Linotype" w:hAnsi="Palatino Linotype"/>
          <w:sz w:val="23"/>
          <w:szCs w:val="23"/>
          <w:lang w:val="en-US"/>
        </w:rPr>
        <w:t xml:space="preserve"> provides different information about its status. First of all a new row will appear in the main window showing the basic information about the job: submission time, job ID, user, job type, application name, duration, status and actions. By hitting the row, users can obtain more detailed information that will be shown in the </w:t>
      </w:r>
      <w:ins w:id="142" w:author="Rosa M Badia" w:date="2015-05-14T09:46:00Z">
        <w:r w:rsidR="00933248">
          <w:rPr>
            <w:rFonts w:ascii="Palatino Linotype" w:hAnsi="Palatino Linotype"/>
            <w:sz w:val="23"/>
            <w:szCs w:val="23"/>
            <w:lang w:val="en-US"/>
          </w:rPr>
          <w:t xml:space="preserve">tabs </w:t>
        </w:r>
      </w:ins>
      <w:r>
        <w:rPr>
          <w:rFonts w:ascii="Palatino Linotype" w:hAnsi="Palatino Linotype"/>
          <w:sz w:val="23"/>
          <w:szCs w:val="23"/>
          <w:lang w:val="en-US"/>
        </w:rPr>
        <w:t xml:space="preserve">below </w:t>
      </w:r>
      <w:del w:id="143" w:author="Rosa M Badia" w:date="2015-05-14T09:46:00Z">
        <w:r w:rsidDel="00933248">
          <w:rPr>
            <w:rFonts w:ascii="Palatino Linotype" w:hAnsi="Palatino Linotype"/>
            <w:sz w:val="23"/>
            <w:szCs w:val="23"/>
            <w:lang w:val="en-US"/>
          </w:rPr>
          <w:delText xml:space="preserve">tabs </w:delText>
        </w:r>
      </w:del>
      <w:r>
        <w:rPr>
          <w:rFonts w:ascii="Palatino Linotype" w:hAnsi="Palatino Linotype"/>
          <w:sz w:val="23"/>
          <w:szCs w:val="23"/>
          <w:lang w:val="en-US"/>
        </w:rPr>
        <w:t xml:space="preserve">(see </w:t>
      </w:r>
      <w:r>
        <w:rPr>
          <w:rFonts w:ascii="Palatino Linotype" w:hAnsi="Palatino Linotype"/>
          <w:i/>
          <w:sz w:val="23"/>
          <w:szCs w:val="23"/>
          <w:lang w:val="en-US"/>
        </w:rPr>
        <w:t>Figure 15</w:t>
      </w:r>
      <w:r>
        <w:rPr>
          <w:rFonts w:ascii="Palatino Linotype" w:hAnsi="Palatino Linotype"/>
          <w:sz w:val="23"/>
          <w:szCs w:val="23"/>
          <w:lang w:val="en-US"/>
        </w:rPr>
        <w:t xml:space="preserve">). The </w:t>
      </w:r>
      <w:r w:rsidRPr="00CA5619">
        <w:rPr>
          <w:rFonts w:ascii="Palatino Linotype" w:hAnsi="Palatino Linotype"/>
          <w:i/>
          <w:sz w:val="23"/>
          <w:szCs w:val="23"/>
          <w:lang w:val="en-US"/>
        </w:rPr>
        <w:t>Logs</w:t>
      </w:r>
      <w:r>
        <w:rPr>
          <w:rFonts w:ascii="Palatino Linotype" w:hAnsi="Palatino Linotype"/>
          <w:sz w:val="23"/>
          <w:szCs w:val="23"/>
          <w:lang w:val="en-US"/>
        </w:rPr>
        <w:t xml:space="preserve"> tab allows users to check the job status by providing the job logs (generated by </w:t>
      </w:r>
      <w:r w:rsidRPr="00CA5619">
        <w:rPr>
          <w:rFonts w:ascii="Palatino Linotype" w:hAnsi="Palatino Linotype"/>
          <w:i/>
          <w:sz w:val="23"/>
          <w:szCs w:val="23"/>
          <w:lang w:val="en-US"/>
        </w:rPr>
        <w:t>PMES Framework</w:t>
      </w:r>
      <w:r>
        <w:rPr>
          <w:rFonts w:ascii="Palatino Linotype" w:hAnsi="Palatino Linotype"/>
          <w:sz w:val="23"/>
          <w:szCs w:val="23"/>
          <w:lang w:val="en-US"/>
        </w:rPr>
        <w:t>) and the standard output and error of the executed application.</w:t>
      </w:r>
    </w:p>
    <w:p w14:paraId="35E590F1" w14:textId="77777777" w:rsidR="00205486" w:rsidRDefault="00205486" w:rsidP="00CA5619">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CA5619" w:rsidRPr="00725C4B" w14:paraId="5BD3741F" w14:textId="77777777" w:rsidTr="00FE4AAC">
        <w:tc>
          <w:tcPr>
            <w:tcW w:w="8706" w:type="dxa"/>
          </w:tcPr>
          <w:p w14:paraId="03FB5408" w14:textId="77777777" w:rsidR="00CA5619" w:rsidRDefault="00CA5619"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6880D779" wp14:editId="31D73033">
                  <wp:extent cx="5386070" cy="3055620"/>
                  <wp:effectExtent l="0" t="0" r="5080" b="0"/>
                  <wp:docPr id="43" name="Picture 43" descr="C:\LinuxUpDown\PMES\pmes-screenshots\13-Job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nuxUpDown\PMES\pmes-screenshots\13-Job_log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86070" cy="3055620"/>
                          </a:xfrm>
                          <a:prstGeom prst="rect">
                            <a:avLst/>
                          </a:prstGeom>
                          <a:noFill/>
                          <a:ln>
                            <a:noFill/>
                          </a:ln>
                        </pic:spPr>
                      </pic:pic>
                    </a:graphicData>
                  </a:graphic>
                </wp:inline>
              </w:drawing>
            </w:r>
          </w:p>
        </w:tc>
      </w:tr>
      <w:tr w:rsidR="00CA5619" w:rsidRPr="00CA5619" w14:paraId="4D3D339B" w14:textId="77777777" w:rsidTr="00FE4AAC">
        <w:tc>
          <w:tcPr>
            <w:tcW w:w="8706" w:type="dxa"/>
          </w:tcPr>
          <w:p w14:paraId="5A1AB276" w14:textId="77777777" w:rsidR="00CA5619" w:rsidRPr="00E51C9B" w:rsidRDefault="00CA5619" w:rsidP="005501DB">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15</w:t>
            </w:r>
            <w:r w:rsidR="005501DB">
              <w:rPr>
                <w:rFonts w:ascii="Palatino Linotype" w:hAnsi="Palatino Linotype"/>
                <w:i/>
                <w:sz w:val="23"/>
                <w:szCs w:val="23"/>
                <w:lang w:val="en-US"/>
              </w:rPr>
              <w:t>: Main window - Logs</w:t>
            </w:r>
          </w:p>
        </w:tc>
      </w:tr>
    </w:tbl>
    <w:p w14:paraId="3FF199E0" w14:textId="77777777" w:rsidR="00654A4F" w:rsidRDefault="005501DB" w:rsidP="005501D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p w14:paraId="32A8F4AD" w14:textId="77777777" w:rsidR="00D35EA9" w:rsidRDefault="00654A4F" w:rsidP="005501D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5501DB">
        <w:rPr>
          <w:rFonts w:ascii="Palatino Linotype" w:hAnsi="Palatino Linotype"/>
          <w:sz w:val="23"/>
          <w:szCs w:val="23"/>
          <w:lang w:val="en-US"/>
        </w:rPr>
        <w:t xml:space="preserve">Regarding the actions that </w:t>
      </w:r>
      <w:r w:rsidR="002646A5">
        <w:rPr>
          <w:rFonts w:ascii="Palatino Linotype" w:hAnsi="Palatino Linotype"/>
          <w:sz w:val="23"/>
          <w:szCs w:val="23"/>
          <w:lang w:val="en-US"/>
        </w:rPr>
        <w:t>users</w:t>
      </w:r>
      <w:r w:rsidR="005501DB">
        <w:rPr>
          <w:rFonts w:ascii="Palatino Linotype" w:hAnsi="Palatino Linotype"/>
          <w:sz w:val="23"/>
          <w:szCs w:val="23"/>
          <w:lang w:val="en-US"/>
        </w:rPr>
        <w:t xml:space="preserve"> can execute on a job, the </w:t>
      </w:r>
      <w:r w:rsidR="005501DB" w:rsidRPr="005501DB">
        <w:rPr>
          <w:rFonts w:ascii="Palatino Linotype" w:hAnsi="Palatino Linotype"/>
          <w:i/>
          <w:sz w:val="23"/>
          <w:szCs w:val="23"/>
          <w:lang w:val="en-US"/>
        </w:rPr>
        <w:t>PMES Dashboard</w:t>
      </w:r>
      <w:r w:rsidR="005501DB">
        <w:rPr>
          <w:rFonts w:ascii="Palatino Linotype" w:hAnsi="Palatino Linotype"/>
          <w:sz w:val="23"/>
          <w:szCs w:val="23"/>
          <w:lang w:val="en-US"/>
        </w:rPr>
        <w:t xml:space="preserve"> enables dynamically different actions depending on the job type and on the job status. When accessible, all of them are listed in the actions cell at right of each job</w:t>
      </w:r>
      <w:ins w:id="144" w:author="Rosa M Badia" w:date="2015-05-14T09:47:00Z">
        <w:r w:rsidR="00933248">
          <w:rPr>
            <w:rFonts w:ascii="Palatino Linotype" w:hAnsi="Palatino Linotype"/>
            <w:sz w:val="23"/>
            <w:szCs w:val="23"/>
            <w:lang w:val="en-US"/>
          </w:rPr>
          <w:t xml:space="preserve"> description</w:t>
        </w:r>
      </w:ins>
      <w:r w:rsidR="005501DB">
        <w:rPr>
          <w:rFonts w:ascii="Palatino Linotype" w:hAnsi="Palatino Linotype"/>
          <w:sz w:val="23"/>
          <w:szCs w:val="23"/>
          <w:lang w:val="en-US"/>
        </w:rPr>
        <w:t>. Next, specific information about the actions is listed:</w:t>
      </w:r>
    </w:p>
    <w:p w14:paraId="16BF6392" w14:textId="77777777" w:rsidR="002646A5" w:rsidRDefault="005501DB" w:rsidP="005501DB">
      <w:pPr>
        <w:pStyle w:val="ListParagraph"/>
        <w:numPr>
          <w:ilvl w:val="0"/>
          <w:numId w:val="1"/>
        </w:numPr>
        <w:tabs>
          <w:tab w:val="left" w:pos="851"/>
        </w:tabs>
        <w:spacing w:after="0" w:line="360" w:lineRule="auto"/>
        <w:jc w:val="both"/>
        <w:rPr>
          <w:rFonts w:ascii="Palatino Linotype" w:hAnsi="Palatino Linotype"/>
          <w:sz w:val="23"/>
          <w:szCs w:val="23"/>
          <w:lang w:val="en-US"/>
        </w:rPr>
      </w:pPr>
      <w:r w:rsidRPr="005501DB">
        <w:rPr>
          <w:rFonts w:ascii="Palatino Linotype" w:hAnsi="Palatino Linotype"/>
          <w:b/>
          <w:sz w:val="23"/>
          <w:szCs w:val="23"/>
          <w:lang w:val="en-US"/>
        </w:rPr>
        <w:lastRenderedPageBreak/>
        <w:t>Monitor (</w:t>
      </w:r>
      <w:r w:rsidRPr="005501DB">
        <w:rPr>
          <w:rFonts w:ascii="Palatino Linotype" w:hAnsi="Palatino Linotype"/>
          <w:b/>
          <w:noProof/>
          <w:sz w:val="23"/>
          <w:szCs w:val="23"/>
          <w:lang w:eastAsia="es-ES"/>
        </w:rPr>
        <w:drawing>
          <wp:inline distT="0" distB="0" distL="0" distR="0" wp14:anchorId="2760D5F1" wp14:editId="48FC47FB">
            <wp:extent cx="331211" cy="178419"/>
            <wp:effectExtent l="0" t="0" r="0" b="0"/>
            <wp:docPr id="46" name="Picture 46" descr="C:\LinuxUpDown\PMES\pmes-screenshots\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nuxUpDown\PMES\pmes-screenshots\monito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1409" cy="178526"/>
                    </a:xfrm>
                    <a:prstGeom prst="rect">
                      <a:avLst/>
                    </a:prstGeom>
                    <a:noFill/>
                    <a:ln>
                      <a:noFill/>
                    </a:ln>
                  </pic:spPr>
                </pic:pic>
              </a:graphicData>
            </a:graphic>
          </wp:inline>
        </w:drawing>
      </w:r>
      <w:r w:rsidRPr="005501DB">
        <w:rPr>
          <w:rFonts w:ascii="Palatino Linotype" w:hAnsi="Palatino Linotype"/>
          <w:b/>
          <w:sz w:val="23"/>
          <w:szCs w:val="23"/>
          <w:lang w:val="en-US"/>
        </w:rPr>
        <w:t>):</w:t>
      </w:r>
      <w:r>
        <w:rPr>
          <w:rFonts w:ascii="Palatino Linotype" w:hAnsi="Palatino Linotype"/>
          <w:sz w:val="23"/>
          <w:szCs w:val="23"/>
          <w:lang w:val="en-US"/>
        </w:rPr>
        <w:t xml:space="preserve"> </w:t>
      </w:r>
      <w:r w:rsidRPr="002646A5">
        <w:rPr>
          <w:rFonts w:ascii="Palatino Linotype" w:hAnsi="Palatino Linotype"/>
          <w:i/>
          <w:sz w:val="23"/>
          <w:szCs w:val="23"/>
          <w:lang w:val="en-US"/>
        </w:rPr>
        <w:t>Only available on PENDING or RUNNING status</w:t>
      </w:r>
      <w:r>
        <w:rPr>
          <w:rFonts w:ascii="Palatino Linotype" w:hAnsi="Palatino Linotype"/>
          <w:sz w:val="23"/>
          <w:szCs w:val="23"/>
          <w:lang w:val="en-US"/>
        </w:rPr>
        <w:t xml:space="preserve">. </w:t>
      </w:r>
      <w:r w:rsidR="002646A5">
        <w:rPr>
          <w:rFonts w:ascii="Palatino Linotype" w:hAnsi="Palatino Linotype"/>
          <w:sz w:val="23"/>
          <w:szCs w:val="23"/>
          <w:lang w:val="en-US"/>
        </w:rPr>
        <w:t xml:space="preserve">Enables the job monitor window (see </w:t>
      </w:r>
      <w:r w:rsidR="002646A5" w:rsidRPr="002646A5">
        <w:rPr>
          <w:rFonts w:ascii="Palatino Linotype" w:hAnsi="Palatino Linotype"/>
          <w:i/>
          <w:sz w:val="23"/>
          <w:szCs w:val="23"/>
          <w:lang w:val="en-US"/>
        </w:rPr>
        <w:t xml:space="preserve">Figure </w:t>
      </w:r>
      <w:ins w:id="145" w:author="Rosa M Badia" w:date="2015-05-14T09:48:00Z">
        <w:r w:rsidR="00933248">
          <w:rPr>
            <w:rFonts w:ascii="Palatino Linotype" w:hAnsi="Palatino Linotype"/>
            <w:i/>
            <w:sz w:val="23"/>
            <w:szCs w:val="23"/>
            <w:lang w:val="en-US"/>
          </w:rPr>
          <w:t>1</w:t>
        </w:r>
      </w:ins>
      <w:r w:rsidR="002646A5" w:rsidRPr="002646A5">
        <w:rPr>
          <w:rFonts w:ascii="Palatino Linotype" w:hAnsi="Palatino Linotype"/>
          <w:i/>
          <w:sz w:val="23"/>
          <w:szCs w:val="23"/>
          <w:lang w:val="en-US"/>
        </w:rPr>
        <w:t>6</w:t>
      </w:r>
      <w:r w:rsidR="002646A5">
        <w:rPr>
          <w:rFonts w:ascii="Palatino Linotype" w:hAnsi="Palatino Linotype"/>
          <w:sz w:val="23"/>
          <w:szCs w:val="23"/>
          <w:lang w:val="en-US"/>
        </w:rPr>
        <w:t xml:space="preserve">) which provides information of the current resources consumed by the job.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2646A5" w:rsidRPr="00725C4B" w14:paraId="2111F573" w14:textId="77777777" w:rsidTr="00FE4AAC">
        <w:tc>
          <w:tcPr>
            <w:tcW w:w="8706" w:type="dxa"/>
          </w:tcPr>
          <w:p w14:paraId="475B9FE5" w14:textId="77777777" w:rsidR="002646A5" w:rsidRDefault="002646A5"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11624253" wp14:editId="01973157">
                  <wp:extent cx="5397500" cy="3033395"/>
                  <wp:effectExtent l="0" t="0" r="0" b="0"/>
                  <wp:docPr id="59" name="Picture 59" descr="C:\LinuxUpDown\PMES\pmes-screenshots\13-Job_consum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nuxUpDown\PMES\pmes-screenshots\13-Job_consumptio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7500" cy="3033395"/>
                          </a:xfrm>
                          <a:prstGeom prst="rect">
                            <a:avLst/>
                          </a:prstGeom>
                          <a:noFill/>
                          <a:ln>
                            <a:noFill/>
                          </a:ln>
                        </pic:spPr>
                      </pic:pic>
                    </a:graphicData>
                  </a:graphic>
                </wp:inline>
              </w:drawing>
            </w:r>
          </w:p>
        </w:tc>
      </w:tr>
      <w:tr w:rsidR="002646A5" w:rsidRPr="00CA5619" w14:paraId="6ED74C54" w14:textId="77777777" w:rsidTr="00FE4AAC">
        <w:tc>
          <w:tcPr>
            <w:tcW w:w="8706" w:type="dxa"/>
          </w:tcPr>
          <w:p w14:paraId="49020DC6" w14:textId="77777777" w:rsidR="002646A5" w:rsidRPr="00E51C9B" w:rsidRDefault="002646A5" w:rsidP="00FE4AAC">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16: Monitoring Window – Consumption</w:t>
            </w:r>
          </w:p>
        </w:tc>
      </w:tr>
    </w:tbl>
    <w:p w14:paraId="549825D4" w14:textId="77777777" w:rsidR="002646A5" w:rsidRDefault="002646A5" w:rsidP="002646A5">
      <w:pPr>
        <w:pStyle w:val="ListParagraph"/>
        <w:tabs>
          <w:tab w:val="left" w:pos="851"/>
        </w:tabs>
        <w:spacing w:after="0" w:line="360" w:lineRule="auto"/>
        <w:jc w:val="both"/>
        <w:rPr>
          <w:rFonts w:ascii="Palatino Linotype" w:hAnsi="Palatino Linotype"/>
          <w:sz w:val="23"/>
          <w:szCs w:val="23"/>
          <w:lang w:val="en-US"/>
        </w:rPr>
      </w:pPr>
    </w:p>
    <w:p w14:paraId="6BF024D5" w14:textId="77777777" w:rsidR="005501DB" w:rsidRDefault="002646A5" w:rsidP="002646A5">
      <w:pPr>
        <w:pStyle w:val="ListParagraph"/>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For COMPSs Jobs a J</w:t>
      </w:r>
      <w:r w:rsidRPr="002646A5">
        <w:rPr>
          <w:rFonts w:ascii="Palatino Linotype" w:hAnsi="Palatino Linotype"/>
          <w:i/>
          <w:sz w:val="23"/>
          <w:szCs w:val="23"/>
          <w:lang w:val="en-US"/>
        </w:rPr>
        <w:t>ob progress</w:t>
      </w:r>
      <w:r>
        <w:rPr>
          <w:rFonts w:ascii="Palatino Linotype" w:hAnsi="Palatino Linotype"/>
          <w:sz w:val="23"/>
          <w:szCs w:val="23"/>
          <w:lang w:val="en-US"/>
        </w:rPr>
        <w:t xml:space="preserve"> tab is added providing specific information about the COMPSs tasks and a link to the COMPSs monitor (see </w:t>
      </w:r>
      <w:r w:rsidRPr="002646A5">
        <w:rPr>
          <w:rFonts w:ascii="Palatino Linotype" w:hAnsi="Palatino Linotype"/>
          <w:i/>
          <w:sz w:val="23"/>
          <w:szCs w:val="23"/>
          <w:lang w:val="en-US"/>
        </w:rPr>
        <w:t>Figure 17</w:t>
      </w:r>
      <w:r>
        <w:rPr>
          <w:rFonts w:ascii="Palatino Linotype" w:hAnsi="Palatino Linotype"/>
          <w:sz w:val="23"/>
          <w:szCs w:val="23"/>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2646A5" w:rsidRPr="00725C4B" w14:paraId="096E805D" w14:textId="77777777" w:rsidTr="00FE4AAC">
        <w:tc>
          <w:tcPr>
            <w:tcW w:w="8706" w:type="dxa"/>
          </w:tcPr>
          <w:p w14:paraId="76C1F204" w14:textId="77777777" w:rsidR="002646A5" w:rsidRDefault="002646A5"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204C7926" wp14:editId="30D07688">
                  <wp:extent cx="5386070" cy="3033395"/>
                  <wp:effectExtent l="0" t="0" r="5080" b="0"/>
                  <wp:docPr id="61" name="Picture 61" descr="C:\LinuxUpDown\PMES\pmes-screenshots\13-Job_monitor_COMP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nuxUpDown\PMES\pmes-screenshots\13-Job_monitor_COMPS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86070" cy="3033395"/>
                          </a:xfrm>
                          <a:prstGeom prst="rect">
                            <a:avLst/>
                          </a:prstGeom>
                          <a:noFill/>
                          <a:ln>
                            <a:noFill/>
                          </a:ln>
                        </pic:spPr>
                      </pic:pic>
                    </a:graphicData>
                  </a:graphic>
                </wp:inline>
              </w:drawing>
            </w:r>
          </w:p>
        </w:tc>
      </w:tr>
      <w:tr w:rsidR="002646A5" w:rsidRPr="00170E8F" w14:paraId="630DA076" w14:textId="77777777" w:rsidTr="00FE4AAC">
        <w:tc>
          <w:tcPr>
            <w:tcW w:w="8706" w:type="dxa"/>
          </w:tcPr>
          <w:p w14:paraId="6F3F1B77" w14:textId="77777777" w:rsidR="002646A5" w:rsidRPr="00E51C9B" w:rsidRDefault="002646A5" w:rsidP="002646A5">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17: Monitoring Window – Job progress</w:t>
            </w:r>
          </w:p>
        </w:tc>
      </w:tr>
    </w:tbl>
    <w:p w14:paraId="1CD1AF01" w14:textId="77777777" w:rsidR="002646A5" w:rsidRPr="002646A5" w:rsidRDefault="002646A5" w:rsidP="002646A5">
      <w:pPr>
        <w:tabs>
          <w:tab w:val="left" w:pos="851"/>
        </w:tabs>
        <w:spacing w:after="0" w:line="360" w:lineRule="auto"/>
        <w:jc w:val="both"/>
        <w:rPr>
          <w:rFonts w:ascii="Palatino Linotype" w:hAnsi="Palatino Linotype"/>
          <w:sz w:val="23"/>
          <w:szCs w:val="23"/>
          <w:lang w:val="en-US"/>
        </w:rPr>
      </w:pPr>
    </w:p>
    <w:p w14:paraId="33336E90" w14:textId="77777777" w:rsidR="005501DB" w:rsidRDefault="005501DB" w:rsidP="005501DB">
      <w:pPr>
        <w:pStyle w:val="ListParagraph"/>
        <w:numPr>
          <w:ilvl w:val="0"/>
          <w:numId w:val="1"/>
        </w:numPr>
        <w:tabs>
          <w:tab w:val="left" w:pos="851"/>
        </w:tabs>
        <w:spacing w:after="0" w:line="360" w:lineRule="auto"/>
        <w:jc w:val="both"/>
        <w:rPr>
          <w:rFonts w:ascii="Palatino Linotype" w:hAnsi="Palatino Linotype"/>
          <w:sz w:val="23"/>
          <w:szCs w:val="23"/>
          <w:lang w:val="en-US"/>
        </w:rPr>
      </w:pPr>
      <w:r w:rsidRPr="005501DB">
        <w:rPr>
          <w:rFonts w:ascii="Palatino Linotype" w:hAnsi="Palatino Linotype"/>
          <w:b/>
          <w:sz w:val="23"/>
          <w:szCs w:val="23"/>
          <w:lang w:val="en-US"/>
        </w:rPr>
        <w:lastRenderedPageBreak/>
        <w:t>Cancel (</w:t>
      </w:r>
      <w:r w:rsidRPr="005501DB">
        <w:rPr>
          <w:rFonts w:ascii="Palatino Linotype" w:hAnsi="Palatino Linotype"/>
          <w:b/>
          <w:noProof/>
          <w:sz w:val="23"/>
          <w:szCs w:val="23"/>
          <w:lang w:eastAsia="es-ES"/>
        </w:rPr>
        <w:drawing>
          <wp:inline distT="0" distB="0" distL="0" distR="0" wp14:anchorId="48600893" wp14:editId="2735C456">
            <wp:extent cx="345688" cy="186217"/>
            <wp:effectExtent l="0" t="0" r="0" b="4445"/>
            <wp:docPr id="48" name="Picture 48" descr="C:\LinuxUpDown\PMES\pmes-screenshots\can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nuxUpDown\PMES\pmes-screenshots\cance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5895" cy="186328"/>
                    </a:xfrm>
                    <a:prstGeom prst="rect">
                      <a:avLst/>
                    </a:prstGeom>
                    <a:noFill/>
                    <a:ln>
                      <a:noFill/>
                    </a:ln>
                  </pic:spPr>
                </pic:pic>
              </a:graphicData>
            </a:graphic>
          </wp:inline>
        </w:drawing>
      </w:r>
      <w:r w:rsidRPr="005501DB">
        <w:rPr>
          <w:rFonts w:ascii="Palatino Linotype" w:hAnsi="Palatino Linotype"/>
          <w:b/>
          <w:sz w:val="23"/>
          <w:szCs w:val="23"/>
          <w:lang w:val="en-US"/>
        </w:rPr>
        <w:t>):</w:t>
      </w:r>
      <w:r>
        <w:rPr>
          <w:rFonts w:ascii="Palatino Linotype" w:hAnsi="Palatino Linotype"/>
          <w:sz w:val="23"/>
          <w:szCs w:val="23"/>
          <w:lang w:val="en-US"/>
        </w:rPr>
        <w:t xml:space="preserve"> </w:t>
      </w:r>
      <w:r w:rsidRPr="002646A5">
        <w:rPr>
          <w:rFonts w:ascii="Palatino Linotype" w:hAnsi="Palatino Linotype"/>
          <w:i/>
          <w:sz w:val="23"/>
          <w:szCs w:val="23"/>
          <w:lang w:val="en-US"/>
        </w:rPr>
        <w:t>Only available on PENDING or RUNNING status.</w:t>
      </w:r>
      <w:r w:rsidR="002646A5">
        <w:rPr>
          <w:rFonts w:ascii="Palatino Linotype" w:hAnsi="Palatino Linotype"/>
          <w:sz w:val="23"/>
          <w:szCs w:val="23"/>
          <w:lang w:val="en-US"/>
        </w:rPr>
        <w:t xml:space="preserve"> Cancels de job execution stopping the virtual machine and retrieving the log files.</w:t>
      </w:r>
    </w:p>
    <w:p w14:paraId="572562CD" w14:textId="77777777" w:rsidR="005501DB" w:rsidRDefault="005501DB" w:rsidP="005501DB">
      <w:pPr>
        <w:pStyle w:val="ListParagraph"/>
        <w:numPr>
          <w:ilvl w:val="0"/>
          <w:numId w:val="1"/>
        </w:numPr>
        <w:tabs>
          <w:tab w:val="left" w:pos="851"/>
        </w:tabs>
        <w:spacing w:after="0" w:line="360" w:lineRule="auto"/>
        <w:jc w:val="both"/>
        <w:rPr>
          <w:rFonts w:ascii="Palatino Linotype" w:hAnsi="Palatino Linotype"/>
          <w:sz w:val="23"/>
          <w:szCs w:val="23"/>
          <w:lang w:val="en-US"/>
        </w:rPr>
      </w:pPr>
      <w:r w:rsidRPr="005501DB">
        <w:rPr>
          <w:rFonts w:ascii="Palatino Linotype" w:hAnsi="Palatino Linotype"/>
          <w:b/>
          <w:sz w:val="23"/>
          <w:szCs w:val="23"/>
          <w:lang w:val="en-US"/>
        </w:rPr>
        <w:t>Scale (</w:t>
      </w:r>
      <w:r w:rsidRPr="005501DB">
        <w:rPr>
          <w:rFonts w:ascii="Palatino Linotype" w:hAnsi="Palatino Linotype"/>
          <w:b/>
          <w:noProof/>
          <w:sz w:val="23"/>
          <w:szCs w:val="23"/>
          <w:lang w:eastAsia="es-ES"/>
        </w:rPr>
        <w:drawing>
          <wp:inline distT="0" distB="0" distL="0" distR="0" wp14:anchorId="54B9D9A1" wp14:editId="78DECCC7">
            <wp:extent cx="310511" cy="167268"/>
            <wp:effectExtent l="0" t="0" r="0" b="4445"/>
            <wp:docPr id="57" name="Picture 57" descr="C:\LinuxUpDown\PMES\pmes-screenshots\sc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nuxUpDown\PMES\pmes-screenshots\scal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697" cy="167368"/>
                    </a:xfrm>
                    <a:prstGeom prst="rect">
                      <a:avLst/>
                    </a:prstGeom>
                    <a:noFill/>
                    <a:ln>
                      <a:noFill/>
                    </a:ln>
                  </pic:spPr>
                </pic:pic>
              </a:graphicData>
            </a:graphic>
          </wp:inline>
        </w:drawing>
      </w:r>
      <w:r w:rsidRPr="005501DB">
        <w:rPr>
          <w:rFonts w:ascii="Palatino Linotype" w:hAnsi="Palatino Linotype"/>
          <w:b/>
          <w:sz w:val="23"/>
          <w:szCs w:val="23"/>
          <w:lang w:val="en-US"/>
        </w:rPr>
        <w:t>):</w:t>
      </w:r>
      <w:r>
        <w:rPr>
          <w:rFonts w:ascii="Palatino Linotype" w:hAnsi="Palatino Linotype"/>
          <w:sz w:val="23"/>
          <w:szCs w:val="23"/>
          <w:lang w:val="en-US"/>
        </w:rPr>
        <w:t xml:space="preserve"> </w:t>
      </w:r>
      <w:r w:rsidRPr="002646A5">
        <w:rPr>
          <w:rFonts w:ascii="Palatino Linotype" w:hAnsi="Palatino Linotype"/>
          <w:i/>
          <w:sz w:val="23"/>
          <w:szCs w:val="23"/>
          <w:lang w:val="en-US"/>
        </w:rPr>
        <w:t>Only availab</w:t>
      </w:r>
      <w:r w:rsidR="002646A5" w:rsidRPr="002646A5">
        <w:rPr>
          <w:rFonts w:ascii="Palatino Linotype" w:hAnsi="Palatino Linotype"/>
          <w:i/>
          <w:sz w:val="23"/>
          <w:szCs w:val="23"/>
          <w:lang w:val="en-US"/>
        </w:rPr>
        <w:t xml:space="preserve">le on PENDING or RUNNING status of COMPSs jobs. </w:t>
      </w:r>
      <w:r w:rsidR="002646A5">
        <w:rPr>
          <w:rFonts w:ascii="Palatino Linotype" w:hAnsi="Palatino Linotype"/>
          <w:sz w:val="23"/>
          <w:szCs w:val="23"/>
          <w:lang w:val="en-US"/>
        </w:rPr>
        <w:t xml:space="preserve">As shown in </w:t>
      </w:r>
      <w:r w:rsidR="002646A5" w:rsidRPr="002646A5">
        <w:rPr>
          <w:rFonts w:ascii="Palatino Linotype" w:hAnsi="Palatino Linotype"/>
          <w:i/>
          <w:sz w:val="23"/>
          <w:szCs w:val="23"/>
          <w:lang w:val="en-US"/>
        </w:rPr>
        <w:t>Figure 18</w:t>
      </w:r>
      <w:r w:rsidR="002646A5">
        <w:rPr>
          <w:rFonts w:ascii="Palatino Linotype" w:hAnsi="Palatino Linotype"/>
          <w:sz w:val="23"/>
          <w:szCs w:val="23"/>
          <w:lang w:val="en-US"/>
        </w:rPr>
        <w:t>, allows users to modify the number of maximum and minimum resources used by COMPSs.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06"/>
      </w:tblGrid>
      <w:tr w:rsidR="002646A5" w:rsidRPr="00725C4B" w14:paraId="18468877" w14:textId="77777777" w:rsidTr="00FE4AAC">
        <w:tc>
          <w:tcPr>
            <w:tcW w:w="8706" w:type="dxa"/>
          </w:tcPr>
          <w:p w14:paraId="504C402B" w14:textId="77777777" w:rsidR="002646A5" w:rsidRDefault="002646A5" w:rsidP="00FE4AAC">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1662DF96" wp14:editId="6A28498B">
                  <wp:extent cx="2666954" cy="1706136"/>
                  <wp:effectExtent l="0" t="0" r="635" b="8890"/>
                  <wp:docPr id="63" name="Picture 63" descr="C:\LinuxUpDown\PMES\pmes-screenshots\13-Job_sca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nuxUpDown\PMES\pmes-screenshots\13-Job_sca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72203" cy="1709494"/>
                          </a:xfrm>
                          <a:prstGeom prst="rect">
                            <a:avLst/>
                          </a:prstGeom>
                          <a:noFill/>
                          <a:ln>
                            <a:noFill/>
                          </a:ln>
                        </pic:spPr>
                      </pic:pic>
                    </a:graphicData>
                  </a:graphic>
                </wp:inline>
              </w:drawing>
            </w:r>
          </w:p>
        </w:tc>
      </w:tr>
      <w:tr w:rsidR="002646A5" w:rsidRPr="00CA5619" w14:paraId="1A379EE6" w14:textId="77777777" w:rsidTr="00FE4AAC">
        <w:tc>
          <w:tcPr>
            <w:tcW w:w="8706" w:type="dxa"/>
          </w:tcPr>
          <w:p w14:paraId="64EE04B6" w14:textId="77777777" w:rsidR="002646A5" w:rsidRPr="00E51C9B" w:rsidRDefault="002646A5" w:rsidP="00FE4AAC">
            <w:pPr>
              <w:tabs>
                <w:tab w:val="left" w:pos="851"/>
              </w:tabs>
              <w:spacing w:line="360" w:lineRule="auto"/>
              <w:jc w:val="center"/>
              <w:rPr>
                <w:rFonts w:ascii="Palatino Linotype" w:hAnsi="Palatino Linotype"/>
                <w:i/>
                <w:sz w:val="23"/>
                <w:szCs w:val="23"/>
                <w:lang w:val="en-US"/>
              </w:rPr>
            </w:pPr>
            <w:r w:rsidRPr="00E51C9B">
              <w:rPr>
                <w:rFonts w:ascii="Palatino Linotype" w:hAnsi="Palatino Linotype"/>
                <w:i/>
                <w:sz w:val="23"/>
                <w:szCs w:val="23"/>
                <w:lang w:val="en-US"/>
              </w:rPr>
              <w:t xml:space="preserve">Figure </w:t>
            </w:r>
            <w:r>
              <w:rPr>
                <w:rFonts w:ascii="Palatino Linotype" w:hAnsi="Palatino Linotype"/>
                <w:i/>
                <w:sz w:val="23"/>
                <w:szCs w:val="23"/>
                <w:lang w:val="en-US"/>
              </w:rPr>
              <w:t>1</w:t>
            </w:r>
            <w:r w:rsidR="00B76A3B">
              <w:rPr>
                <w:rFonts w:ascii="Palatino Linotype" w:hAnsi="Palatino Linotype"/>
                <w:i/>
                <w:sz w:val="23"/>
                <w:szCs w:val="23"/>
                <w:lang w:val="en-US"/>
              </w:rPr>
              <w:t>8</w:t>
            </w:r>
            <w:r>
              <w:rPr>
                <w:rFonts w:ascii="Palatino Linotype" w:hAnsi="Palatino Linotype"/>
                <w:i/>
                <w:sz w:val="23"/>
                <w:szCs w:val="23"/>
                <w:lang w:val="en-US"/>
              </w:rPr>
              <w:t>: Monitoring Window – Consumption</w:t>
            </w:r>
          </w:p>
        </w:tc>
      </w:tr>
    </w:tbl>
    <w:p w14:paraId="62D79CCB" w14:textId="77777777" w:rsidR="002646A5" w:rsidRPr="002646A5" w:rsidRDefault="002646A5" w:rsidP="002646A5">
      <w:pPr>
        <w:tabs>
          <w:tab w:val="left" w:pos="851"/>
        </w:tabs>
        <w:spacing w:after="0" w:line="360" w:lineRule="auto"/>
        <w:ind w:left="360"/>
        <w:jc w:val="both"/>
        <w:rPr>
          <w:rFonts w:ascii="Palatino Linotype" w:hAnsi="Palatino Linotype"/>
          <w:sz w:val="23"/>
          <w:szCs w:val="23"/>
          <w:lang w:val="en-US"/>
        </w:rPr>
      </w:pPr>
    </w:p>
    <w:p w14:paraId="04A6FD47" w14:textId="77777777" w:rsidR="005501DB" w:rsidRDefault="005501DB" w:rsidP="005501DB">
      <w:pPr>
        <w:pStyle w:val="ListParagraph"/>
        <w:numPr>
          <w:ilvl w:val="0"/>
          <w:numId w:val="1"/>
        </w:numPr>
        <w:tabs>
          <w:tab w:val="left" w:pos="851"/>
        </w:tabs>
        <w:spacing w:after="0" w:line="360" w:lineRule="auto"/>
        <w:jc w:val="both"/>
        <w:rPr>
          <w:rFonts w:ascii="Palatino Linotype" w:hAnsi="Palatino Linotype"/>
          <w:sz w:val="23"/>
          <w:szCs w:val="23"/>
          <w:lang w:val="en-US"/>
        </w:rPr>
      </w:pPr>
      <w:r w:rsidRPr="005501DB">
        <w:rPr>
          <w:rFonts w:ascii="Palatino Linotype" w:hAnsi="Palatino Linotype"/>
          <w:b/>
          <w:sz w:val="23"/>
          <w:szCs w:val="23"/>
          <w:lang w:val="en-US"/>
        </w:rPr>
        <w:t>Edit (</w:t>
      </w:r>
      <w:r w:rsidRPr="005501DB">
        <w:rPr>
          <w:rFonts w:ascii="Palatino Linotype" w:hAnsi="Palatino Linotype"/>
          <w:b/>
          <w:noProof/>
          <w:sz w:val="23"/>
          <w:szCs w:val="23"/>
          <w:lang w:eastAsia="es-ES"/>
        </w:rPr>
        <w:drawing>
          <wp:inline distT="0" distB="0" distL="0" distR="0" wp14:anchorId="269A4159" wp14:editId="06C9C3BC">
            <wp:extent cx="334536" cy="180210"/>
            <wp:effectExtent l="0" t="0" r="8890" b="0"/>
            <wp:docPr id="49" name="Picture 49" descr="C:\LinuxUpDown\PMES\pmes-screenshot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nuxUpDown\PMES\pmes-screenshots\edi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735" cy="180317"/>
                    </a:xfrm>
                    <a:prstGeom prst="rect">
                      <a:avLst/>
                    </a:prstGeom>
                    <a:noFill/>
                    <a:ln>
                      <a:noFill/>
                    </a:ln>
                  </pic:spPr>
                </pic:pic>
              </a:graphicData>
            </a:graphic>
          </wp:inline>
        </w:drawing>
      </w:r>
      <w:r w:rsidRPr="005501DB">
        <w:rPr>
          <w:rFonts w:ascii="Palatino Linotype" w:hAnsi="Palatino Linotype"/>
          <w:b/>
          <w:sz w:val="23"/>
          <w:szCs w:val="23"/>
          <w:lang w:val="en-US"/>
        </w:rPr>
        <w:t>):</w:t>
      </w:r>
      <w:r>
        <w:rPr>
          <w:rFonts w:ascii="Palatino Linotype" w:hAnsi="Palatino Linotype"/>
          <w:sz w:val="23"/>
          <w:szCs w:val="23"/>
          <w:lang w:val="en-US"/>
        </w:rPr>
        <w:t xml:space="preserve"> </w:t>
      </w:r>
      <w:r w:rsidRPr="00B76A3B">
        <w:rPr>
          <w:rFonts w:ascii="Palatino Linotype" w:hAnsi="Palatino Linotype"/>
          <w:i/>
          <w:sz w:val="23"/>
          <w:szCs w:val="23"/>
          <w:lang w:val="en-US"/>
        </w:rPr>
        <w:t>Only available on FINISHED or FAILED status.</w:t>
      </w:r>
      <w:r w:rsidR="002646A5">
        <w:rPr>
          <w:rFonts w:ascii="Palatino Linotype" w:hAnsi="Palatino Linotype"/>
          <w:sz w:val="23"/>
          <w:szCs w:val="23"/>
          <w:lang w:val="en-US"/>
        </w:rPr>
        <w:t xml:space="preserve"> O</w:t>
      </w:r>
      <w:r w:rsidR="00B76A3B">
        <w:rPr>
          <w:rFonts w:ascii="Palatino Linotype" w:hAnsi="Palatino Linotype"/>
          <w:sz w:val="23"/>
          <w:szCs w:val="23"/>
          <w:lang w:val="en-US"/>
        </w:rPr>
        <w:t xml:space="preserve">nce a job has finished, by hitting this button the job submission menu will appear and users will be able to resubmit the job with the same parameters or with </w:t>
      </w:r>
      <w:del w:id="146" w:author="Rosa M Badia" w:date="2015-05-14T09:48:00Z">
        <w:r w:rsidR="00B76A3B" w:rsidDel="00933248">
          <w:rPr>
            <w:rFonts w:ascii="Palatino Linotype" w:hAnsi="Palatino Linotype"/>
            <w:sz w:val="23"/>
            <w:szCs w:val="23"/>
            <w:lang w:val="en-US"/>
          </w:rPr>
          <w:delText xml:space="preserve">any </w:delText>
        </w:r>
      </w:del>
      <w:r w:rsidR="00B76A3B">
        <w:rPr>
          <w:rFonts w:ascii="Palatino Linotype" w:hAnsi="Palatino Linotype"/>
          <w:sz w:val="23"/>
          <w:szCs w:val="23"/>
          <w:lang w:val="en-US"/>
        </w:rPr>
        <w:t>modification</w:t>
      </w:r>
      <w:ins w:id="147" w:author="Rosa M Badia" w:date="2015-05-14T09:48:00Z">
        <w:r w:rsidR="00933248">
          <w:rPr>
            <w:rFonts w:ascii="Palatino Linotype" w:hAnsi="Palatino Linotype"/>
            <w:sz w:val="23"/>
            <w:szCs w:val="23"/>
            <w:lang w:val="en-US"/>
          </w:rPr>
          <w:t>s</w:t>
        </w:r>
      </w:ins>
      <w:r w:rsidR="00B76A3B">
        <w:rPr>
          <w:rFonts w:ascii="Palatino Linotype" w:hAnsi="Palatino Linotype"/>
          <w:sz w:val="23"/>
          <w:szCs w:val="23"/>
          <w:lang w:val="en-US"/>
        </w:rPr>
        <w:t xml:space="preserve">. </w:t>
      </w:r>
    </w:p>
    <w:p w14:paraId="154F44FE" w14:textId="79FE2321" w:rsidR="005501DB" w:rsidRPr="00B76A3B" w:rsidRDefault="005501DB" w:rsidP="005501DB">
      <w:pPr>
        <w:pStyle w:val="ListParagraph"/>
        <w:numPr>
          <w:ilvl w:val="0"/>
          <w:numId w:val="1"/>
        </w:numPr>
        <w:tabs>
          <w:tab w:val="left" w:pos="851"/>
        </w:tabs>
        <w:spacing w:after="0" w:line="360" w:lineRule="auto"/>
        <w:jc w:val="both"/>
        <w:rPr>
          <w:rFonts w:ascii="Palatino Linotype" w:hAnsi="Palatino Linotype"/>
          <w:sz w:val="23"/>
          <w:szCs w:val="23"/>
          <w:lang w:val="en-US"/>
        </w:rPr>
      </w:pPr>
      <w:del w:id="148" w:author="Rosa M Badia" w:date="2015-05-14T09:49:00Z">
        <w:r w:rsidRPr="00B76A3B" w:rsidDel="00800368">
          <w:rPr>
            <w:rFonts w:ascii="Palatino Linotype" w:hAnsi="Palatino Linotype"/>
            <w:b/>
            <w:sz w:val="23"/>
            <w:szCs w:val="23"/>
            <w:lang w:val="en-US"/>
          </w:rPr>
          <w:delText xml:space="preserve">Erase </w:delText>
        </w:r>
      </w:del>
      <w:ins w:id="149" w:author="Rosa M Badia" w:date="2015-05-14T09:49:00Z">
        <w:r w:rsidR="00800368">
          <w:rPr>
            <w:rFonts w:ascii="Palatino Linotype" w:hAnsi="Palatino Linotype"/>
            <w:b/>
            <w:sz w:val="23"/>
            <w:szCs w:val="23"/>
            <w:lang w:val="en-US"/>
          </w:rPr>
          <w:t>Delete</w:t>
        </w:r>
        <w:r w:rsidR="00800368" w:rsidRPr="00B76A3B">
          <w:rPr>
            <w:rFonts w:ascii="Palatino Linotype" w:hAnsi="Palatino Linotype"/>
            <w:b/>
            <w:sz w:val="23"/>
            <w:szCs w:val="23"/>
            <w:lang w:val="en-US"/>
          </w:rPr>
          <w:t xml:space="preserve"> </w:t>
        </w:r>
      </w:ins>
      <w:r w:rsidRPr="00B76A3B">
        <w:rPr>
          <w:rFonts w:ascii="Palatino Linotype" w:hAnsi="Palatino Linotype"/>
          <w:b/>
          <w:sz w:val="23"/>
          <w:szCs w:val="23"/>
          <w:lang w:val="en-US"/>
        </w:rPr>
        <w:t>(</w:t>
      </w:r>
      <w:r w:rsidRPr="005501DB">
        <w:rPr>
          <w:rFonts w:ascii="Palatino Linotype" w:hAnsi="Palatino Linotype"/>
          <w:b/>
          <w:noProof/>
          <w:sz w:val="23"/>
          <w:szCs w:val="23"/>
          <w:lang w:eastAsia="es-ES"/>
        </w:rPr>
        <w:drawing>
          <wp:inline distT="0" distB="0" distL="0" distR="0" wp14:anchorId="0566B2F5" wp14:editId="4FEC0232">
            <wp:extent cx="356839" cy="192224"/>
            <wp:effectExtent l="0" t="0" r="5715" b="0"/>
            <wp:docPr id="50" name="Picture 50" descr="C:\LinuxUpDown\PMES\pmes-screenshots\er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nuxUpDown\PMES\pmes-screenshots\er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7052" cy="192339"/>
                    </a:xfrm>
                    <a:prstGeom prst="rect">
                      <a:avLst/>
                    </a:prstGeom>
                    <a:noFill/>
                    <a:ln>
                      <a:noFill/>
                    </a:ln>
                  </pic:spPr>
                </pic:pic>
              </a:graphicData>
            </a:graphic>
          </wp:inline>
        </w:drawing>
      </w:r>
      <w:r w:rsidRPr="00B76A3B">
        <w:rPr>
          <w:rFonts w:ascii="Palatino Linotype" w:hAnsi="Palatino Linotype"/>
          <w:b/>
          <w:sz w:val="23"/>
          <w:szCs w:val="23"/>
          <w:lang w:val="en-US"/>
        </w:rPr>
        <w:t>):</w:t>
      </w:r>
      <w:r w:rsidRPr="00B76A3B">
        <w:rPr>
          <w:rFonts w:ascii="Palatino Linotype" w:hAnsi="Palatino Linotype"/>
          <w:sz w:val="23"/>
          <w:szCs w:val="23"/>
          <w:lang w:val="en-US"/>
        </w:rPr>
        <w:t xml:space="preserve"> </w:t>
      </w:r>
      <w:r w:rsidRPr="00B76A3B">
        <w:rPr>
          <w:rFonts w:ascii="Palatino Linotype" w:hAnsi="Palatino Linotype"/>
          <w:i/>
          <w:sz w:val="23"/>
          <w:szCs w:val="23"/>
          <w:lang w:val="en-US"/>
        </w:rPr>
        <w:t>Only available on FINISHED or FAILED status.</w:t>
      </w:r>
      <w:r w:rsidR="00B76A3B" w:rsidRPr="00B76A3B">
        <w:rPr>
          <w:rFonts w:ascii="Palatino Linotype" w:hAnsi="Palatino Linotype"/>
          <w:sz w:val="23"/>
          <w:szCs w:val="23"/>
          <w:lang w:val="en-US"/>
        </w:rPr>
        <w:t xml:space="preserve"> Erases the job from the view and the database. </w:t>
      </w:r>
      <w:r w:rsidR="00B76A3B" w:rsidRPr="00B76A3B">
        <w:rPr>
          <w:rFonts w:ascii="Palatino Linotype" w:hAnsi="Palatino Linotype"/>
          <w:b/>
          <w:sz w:val="23"/>
          <w:szCs w:val="23"/>
          <w:lang w:val="en-US"/>
        </w:rPr>
        <w:t>Attention:</w:t>
      </w:r>
      <w:r w:rsidR="00B76A3B" w:rsidRPr="00B76A3B">
        <w:rPr>
          <w:rFonts w:ascii="Palatino Linotype" w:hAnsi="Palatino Linotype"/>
          <w:sz w:val="23"/>
          <w:szCs w:val="23"/>
          <w:lang w:val="en-US"/>
        </w:rPr>
        <w:t xml:space="preserve"> </w:t>
      </w:r>
      <w:r w:rsidR="00B76A3B" w:rsidRPr="00B76A3B">
        <w:rPr>
          <w:rFonts w:ascii="Palatino Linotype" w:hAnsi="Palatino Linotype"/>
          <w:b/>
          <w:sz w:val="23"/>
          <w:szCs w:val="23"/>
          <w:lang w:val="en-US"/>
        </w:rPr>
        <w:t>This action cannot be reverted.</w:t>
      </w:r>
      <w:r w:rsidR="00B76A3B" w:rsidRPr="00B76A3B">
        <w:rPr>
          <w:rFonts w:ascii="Palatino Linotype" w:hAnsi="Palatino Linotype"/>
          <w:sz w:val="23"/>
          <w:szCs w:val="23"/>
          <w:lang w:val="en-US"/>
        </w:rPr>
        <w:t xml:space="preserve"> </w:t>
      </w:r>
    </w:p>
    <w:p w14:paraId="1D168098" w14:textId="77777777" w:rsidR="005501DB" w:rsidRPr="005501DB" w:rsidRDefault="005501DB" w:rsidP="005501DB">
      <w:pPr>
        <w:pStyle w:val="ListParagraph"/>
        <w:numPr>
          <w:ilvl w:val="0"/>
          <w:numId w:val="1"/>
        </w:numPr>
        <w:tabs>
          <w:tab w:val="left" w:pos="851"/>
        </w:tabs>
        <w:spacing w:after="0" w:line="360" w:lineRule="auto"/>
        <w:jc w:val="both"/>
        <w:rPr>
          <w:rFonts w:ascii="Palatino Linotype" w:hAnsi="Palatino Linotype"/>
          <w:b/>
          <w:sz w:val="23"/>
          <w:szCs w:val="23"/>
          <w:lang w:val="en-US"/>
        </w:rPr>
      </w:pPr>
      <w:r w:rsidRPr="005501DB">
        <w:rPr>
          <w:rFonts w:ascii="Palatino Linotype" w:hAnsi="Palatino Linotype"/>
          <w:b/>
          <w:sz w:val="23"/>
          <w:szCs w:val="23"/>
          <w:lang w:val="en-US"/>
        </w:rPr>
        <w:t>Reload (</w:t>
      </w:r>
      <w:r w:rsidRPr="005501DB">
        <w:rPr>
          <w:rFonts w:ascii="Palatino Linotype" w:hAnsi="Palatino Linotype"/>
          <w:b/>
          <w:noProof/>
          <w:sz w:val="23"/>
          <w:szCs w:val="23"/>
          <w:lang w:eastAsia="es-ES"/>
        </w:rPr>
        <w:drawing>
          <wp:inline distT="0" distB="0" distL="0" distR="0" wp14:anchorId="2C1D23EA" wp14:editId="74F78320">
            <wp:extent cx="602166" cy="197686"/>
            <wp:effectExtent l="0" t="0" r="7620" b="0"/>
            <wp:docPr id="51" name="Picture 51" descr="C:\LinuxUpDown\PMES\pmes-screenshots\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nuxUpDown\PMES\pmes-screenshots\reloa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23" cy="197803"/>
                    </a:xfrm>
                    <a:prstGeom prst="rect">
                      <a:avLst/>
                    </a:prstGeom>
                    <a:noFill/>
                    <a:ln>
                      <a:noFill/>
                    </a:ln>
                  </pic:spPr>
                </pic:pic>
              </a:graphicData>
            </a:graphic>
          </wp:inline>
        </w:drawing>
      </w:r>
      <w:r w:rsidRPr="005501DB">
        <w:rPr>
          <w:rFonts w:ascii="Palatino Linotype" w:hAnsi="Palatino Linotype"/>
          <w:b/>
          <w:sz w:val="23"/>
          <w:szCs w:val="23"/>
          <w:lang w:val="en-US"/>
        </w:rPr>
        <w:t>):</w:t>
      </w:r>
      <w:r w:rsidR="00B76A3B">
        <w:rPr>
          <w:rFonts w:ascii="Palatino Linotype" w:hAnsi="Palatino Linotype"/>
          <w:b/>
          <w:sz w:val="23"/>
          <w:szCs w:val="23"/>
          <w:lang w:val="en-US"/>
        </w:rPr>
        <w:t xml:space="preserve"> </w:t>
      </w:r>
      <w:r w:rsidR="00B76A3B">
        <w:rPr>
          <w:rFonts w:ascii="Palatino Linotype" w:hAnsi="Palatino Linotype"/>
          <w:sz w:val="23"/>
          <w:szCs w:val="23"/>
          <w:lang w:val="en-US"/>
        </w:rPr>
        <w:t xml:space="preserve">The job view reloads automatically (the ratio is fixed by the </w:t>
      </w:r>
      <w:r w:rsidR="00B76A3B" w:rsidRPr="00B76A3B">
        <w:rPr>
          <w:rFonts w:ascii="Palatino Linotype" w:hAnsi="Palatino Linotype"/>
          <w:i/>
          <w:sz w:val="23"/>
          <w:szCs w:val="23"/>
          <w:lang w:val="en-US"/>
        </w:rPr>
        <w:t>PMES Framework</w:t>
      </w:r>
      <w:r w:rsidR="00B76A3B">
        <w:rPr>
          <w:rFonts w:ascii="Palatino Linotype" w:hAnsi="Palatino Linotype"/>
          <w:sz w:val="23"/>
          <w:szCs w:val="23"/>
          <w:lang w:val="en-US"/>
        </w:rPr>
        <w:t xml:space="preserve"> administrator) but users can manually force the reload by hitting this button. </w:t>
      </w:r>
    </w:p>
    <w:p w14:paraId="0350032A" w14:textId="6294BDD5" w:rsidR="005501DB" w:rsidRPr="005501DB" w:rsidRDefault="005501DB" w:rsidP="005501DB">
      <w:pPr>
        <w:pStyle w:val="ListParagraph"/>
        <w:numPr>
          <w:ilvl w:val="0"/>
          <w:numId w:val="1"/>
        </w:numPr>
        <w:tabs>
          <w:tab w:val="left" w:pos="851"/>
        </w:tabs>
        <w:spacing w:after="0" w:line="360" w:lineRule="auto"/>
        <w:jc w:val="both"/>
        <w:rPr>
          <w:rFonts w:ascii="Palatino Linotype" w:hAnsi="Palatino Linotype"/>
          <w:b/>
          <w:sz w:val="23"/>
          <w:szCs w:val="23"/>
          <w:lang w:val="en-US"/>
        </w:rPr>
      </w:pPr>
      <w:del w:id="150" w:author="Rosa M Badia" w:date="2015-05-14T09:49:00Z">
        <w:r w:rsidRPr="005501DB" w:rsidDel="00800368">
          <w:rPr>
            <w:rFonts w:ascii="Palatino Linotype" w:hAnsi="Palatino Linotype"/>
            <w:b/>
            <w:sz w:val="23"/>
            <w:szCs w:val="23"/>
            <w:lang w:val="en-US"/>
          </w:rPr>
          <w:delText xml:space="preserve">Erase </w:delText>
        </w:r>
      </w:del>
      <w:ins w:id="151" w:author="Rosa M Badia" w:date="2015-05-14T09:49:00Z">
        <w:r w:rsidR="00800368">
          <w:rPr>
            <w:rFonts w:ascii="Palatino Linotype" w:hAnsi="Palatino Linotype"/>
            <w:b/>
            <w:sz w:val="23"/>
            <w:szCs w:val="23"/>
            <w:lang w:val="en-US"/>
          </w:rPr>
          <w:t>Delete</w:t>
        </w:r>
        <w:r w:rsidR="00800368" w:rsidRPr="005501DB">
          <w:rPr>
            <w:rFonts w:ascii="Palatino Linotype" w:hAnsi="Palatino Linotype"/>
            <w:b/>
            <w:sz w:val="23"/>
            <w:szCs w:val="23"/>
            <w:lang w:val="en-US"/>
          </w:rPr>
          <w:t xml:space="preserve"> </w:t>
        </w:r>
      </w:ins>
      <w:proofErr w:type="gramStart"/>
      <w:r w:rsidRPr="005501DB">
        <w:rPr>
          <w:rFonts w:ascii="Palatino Linotype" w:hAnsi="Palatino Linotype"/>
          <w:b/>
          <w:sz w:val="23"/>
          <w:szCs w:val="23"/>
          <w:lang w:val="en-US"/>
        </w:rPr>
        <w:t>All</w:t>
      </w:r>
      <w:proofErr w:type="gramEnd"/>
      <w:r w:rsidRPr="005501DB">
        <w:rPr>
          <w:rFonts w:ascii="Palatino Linotype" w:hAnsi="Palatino Linotype"/>
          <w:b/>
          <w:sz w:val="23"/>
          <w:szCs w:val="23"/>
          <w:lang w:val="en-US"/>
        </w:rPr>
        <w:t xml:space="preserve"> (</w:t>
      </w:r>
      <w:r w:rsidRPr="005501DB">
        <w:rPr>
          <w:rFonts w:ascii="Palatino Linotype" w:hAnsi="Palatino Linotype"/>
          <w:b/>
          <w:noProof/>
          <w:sz w:val="23"/>
          <w:szCs w:val="23"/>
          <w:lang w:eastAsia="es-ES"/>
        </w:rPr>
        <w:drawing>
          <wp:inline distT="0" distB="0" distL="0" distR="0" wp14:anchorId="566E4887" wp14:editId="5FE13E14">
            <wp:extent cx="591015" cy="194025"/>
            <wp:effectExtent l="0" t="0" r="0" b="0"/>
            <wp:docPr id="56" name="Picture 56" descr="C:\LinuxUpDown\PMES\pmes-screenshots\erase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nuxUpDown\PMES\pmes-screenshots\erase_al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366" cy="194140"/>
                    </a:xfrm>
                    <a:prstGeom prst="rect">
                      <a:avLst/>
                    </a:prstGeom>
                    <a:noFill/>
                    <a:ln>
                      <a:noFill/>
                    </a:ln>
                  </pic:spPr>
                </pic:pic>
              </a:graphicData>
            </a:graphic>
          </wp:inline>
        </w:drawing>
      </w:r>
      <w:r w:rsidRPr="005501DB">
        <w:rPr>
          <w:rFonts w:ascii="Palatino Linotype" w:hAnsi="Palatino Linotype"/>
          <w:b/>
          <w:sz w:val="23"/>
          <w:szCs w:val="23"/>
          <w:lang w:val="en-US"/>
        </w:rPr>
        <w:t>):</w:t>
      </w:r>
      <w:r w:rsidR="00B76A3B">
        <w:rPr>
          <w:rFonts w:ascii="Palatino Linotype" w:hAnsi="Palatino Linotype"/>
          <w:b/>
          <w:sz w:val="23"/>
          <w:szCs w:val="23"/>
          <w:lang w:val="en-US"/>
        </w:rPr>
        <w:t xml:space="preserve"> </w:t>
      </w:r>
      <w:r w:rsidR="00B76A3B">
        <w:rPr>
          <w:rFonts w:ascii="Palatino Linotype" w:hAnsi="Palatino Linotype"/>
          <w:sz w:val="23"/>
          <w:szCs w:val="23"/>
          <w:lang w:val="en-US"/>
        </w:rPr>
        <w:t xml:space="preserve">Erases </w:t>
      </w:r>
      <w:r w:rsidR="00B76A3B" w:rsidRPr="00B76A3B">
        <w:rPr>
          <w:rFonts w:ascii="Palatino Linotype" w:hAnsi="Palatino Linotype"/>
          <w:b/>
          <w:sz w:val="23"/>
          <w:szCs w:val="23"/>
          <w:lang w:val="en-US"/>
        </w:rPr>
        <w:t>all</w:t>
      </w:r>
      <w:r w:rsidR="00B76A3B">
        <w:rPr>
          <w:rFonts w:ascii="Palatino Linotype" w:hAnsi="Palatino Linotype"/>
          <w:sz w:val="23"/>
          <w:szCs w:val="23"/>
          <w:lang w:val="en-US"/>
        </w:rPr>
        <w:t xml:space="preserve"> FINISHED or FAILED jobs. </w:t>
      </w:r>
      <w:r w:rsidR="00B76A3B" w:rsidRPr="00B76A3B">
        <w:rPr>
          <w:rFonts w:ascii="Palatino Linotype" w:hAnsi="Palatino Linotype"/>
          <w:b/>
          <w:sz w:val="23"/>
          <w:szCs w:val="23"/>
          <w:lang w:val="en-US"/>
        </w:rPr>
        <w:t>Attention: This action cannot be reverted.</w:t>
      </w:r>
      <w:r w:rsidR="00B76A3B">
        <w:rPr>
          <w:rFonts w:ascii="Palatino Linotype" w:hAnsi="Palatino Linotype"/>
          <w:sz w:val="23"/>
          <w:szCs w:val="23"/>
          <w:lang w:val="en-US"/>
        </w:rPr>
        <w:t xml:space="preserve">  </w:t>
      </w:r>
    </w:p>
    <w:p w14:paraId="2F9621B9" w14:textId="77777777" w:rsidR="005501DB" w:rsidRPr="00B33CB5" w:rsidRDefault="005501DB" w:rsidP="00B33CB5">
      <w:pPr>
        <w:tabs>
          <w:tab w:val="left" w:pos="1360"/>
        </w:tabs>
        <w:spacing w:after="0" w:line="360" w:lineRule="auto"/>
        <w:rPr>
          <w:rFonts w:ascii="Palatino Linotype" w:hAnsi="Palatino Linotype"/>
          <w:sz w:val="23"/>
          <w:szCs w:val="23"/>
          <w:lang w:val="en-US"/>
        </w:rPr>
      </w:pPr>
    </w:p>
    <w:p w14:paraId="2D988A48" w14:textId="77777777" w:rsidR="00B33CB5" w:rsidRPr="00B33CB5" w:rsidRDefault="00B33CB5" w:rsidP="006E37F8">
      <w:pPr>
        <w:pStyle w:val="Heading3"/>
        <w:spacing w:before="0" w:line="360" w:lineRule="auto"/>
        <w:ind w:firstLine="708"/>
        <w:rPr>
          <w:rFonts w:ascii="Palatino Linotype" w:hAnsi="Palatino Linotype"/>
          <w:sz w:val="24"/>
          <w:szCs w:val="24"/>
          <w:lang w:val="en-US"/>
        </w:rPr>
      </w:pPr>
      <w:bookmarkStart w:id="152" w:name="_Toc425939212"/>
      <w:r w:rsidRPr="00B33CB5">
        <w:rPr>
          <w:rFonts w:ascii="Palatino Linotype" w:hAnsi="Palatino Linotype"/>
          <w:sz w:val="24"/>
          <w:szCs w:val="24"/>
          <w:lang w:val="en-US"/>
        </w:rPr>
        <w:t>3.5.</w:t>
      </w:r>
      <w:r w:rsidR="00AB7667">
        <w:rPr>
          <w:rFonts w:ascii="Palatino Linotype" w:hAnsi="Palatino Linotype"/>
          <w:sz w:val="24"/>
          <w:szCs w:val="24"/>
          <w:lang w:val="en-US"/>
        </w:rPr>
        <w:t>2</w:t>
      </w:r>
      <w:r w:rsidRPr="00B33CB5">
        <w:rPr>
          <w:rFonts w:ascii="Palatino Linotype" w:hAnsi="Palatino Linotype"/>
          <w:sz w:val="24"/>
          <w:szCs w:val="24"/>
          <w:lang w:val="en-US"/>
        </w:rPr>
        <w:t>. Jobs accounting</w:t>
      </w:r>
      <w:bookmarkEnd w:id="152"/>
    </w:p>
    <w:p w14:paraId="4FFDAEFE" w14:textId="77777777" w:rsidR="00B917D9" w:rsidRDefault="00AB7667" w:rsidP="00AB7667">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The jobs </w:t>
      </w:r>
      <w:r w:rsidRPr="00B76A3B">
        <w:rPr>
          <w:rFonts w:ascii="Palatino Linotype" w:hAnsi="Palatino Linotype"/>
          <w:sz w:val="23"/>
          <w:szCs w:val="23"/>
          <w:lang w:val="en-US"/>
        </w:rPr>
        <w:t xml:space="preserve">accounting table is accessible through </w:t>
      </w:r>
      <w:r w:rsidRPr="00B76A3B">
        <w:rPr>
          <w:rFonts w:ascii="Palatino Linotype" w:hAnsi="Palatino Linotype"/>
          <w:i/>
          <w:sz w:val="23"/>
          <w:szCs w:val="23"/>
          <w:lang w:val="en-US"/>
        </w:rPr>
        <w:t>Tools &gt; Jobs Accounting</w:t>
      </w:r>
      <w:r w:rsidRPr="00B76A3B">
        <w:rPr>
          <w:rFonts w:ascii="Palatino Linotype" w:hAnsi="Palatino Linotype"/>
          <w:sz w:val="23"/>
          <w:szCs w:val="23"/>
          <w:lang w:val="en-US"/>
        </w:rPr>
        <w:t xml:space="preserve"> </w:t>
      </w:r>
      <w:r w:rsidR="00B917D9" w:rsidRPr="00B76A3B">
        <w:rPr>
          <w:rFonts w:ascii="Palatino Linotype" w:hAnsi="Palatino Linotype"/>
          <w:sz w:val="23"/>
          <w:szCs w:val="23"/>
          <w:lang w:val="en-US"/>
        </w:rPr>
        <w:t xml:space="preserve">(see </w:t>
      </w:r>
      <w:r w:rsidR="00B917D9" w:rsidRPr="00B76A3B">
        <w:rPr>
          <w:rFonts w:ascii="Palatino Linotype" w:hAnsi="Palatino Linotype"/>
          <w:i/>
          <w:sz w:val="23"/>
          <w:szCs w:val="23"/>
          <w:lang w:val="en-US"/>
        </w:rPr>
        <w:t xml:space="preserve">Figure </w:t>
      </w:r>
      <w:r w:rsidR="00B76A3B" w:rsidRPr="00B76A3B">
        <w:rPr>
          <w:rFonts w:ascii="Palatino Linotype" w:hAnsi="Palatino Linotype"/>
          <w:i/>
          <w:sz w:val="23"/>
          <w:szCs w:val="23"/>
          <w:lang w:val="en-US"/>
        </w:rPr>
        <w:t>19</w:t>
      </w:r>
      <w:r w:rsidR="00B917D9" w:rsidRPr="00B76A3B">
        <w:rPr>
          <w:rFonts w:ascii="Palatino Linotype" w:hAnsi="Palatino Linotype"/>
          <w:sz w:val="23"/>
          <w:szCs w:val="23"/>
          <w:lang w:val="en-US"/>
        </w:rPr>
        <w:t xml:space="preserve">) </w:t>
      </w:r>
      <w:r w:rsidRPr="00B76A3B">
        <w:rPr>
          <w:rFonts w:ascii="Palatino Linotype" w:hAnsi="Palatino Linotype"/>
          <w:sz w:val="23"/>
          <w:szCs w:val="23"/>
          <w:lang w:val="en-US"/>
        </w:rPr>
        <w:t>and allows</w:t>
      </w:r>
      <w:r>
        <w:rPr>
          <w:rFonts w:ascii="Palatino Linotype" w:hAnsi="Palatino Linotype"/>
          <w:sz w:val="23"/>
          <w:szCs w:val="23"/>
          <w:lang w:val="en-US"/>
        </w:rPr>
        <w:t xml:space="preserve"> users to retrieve data from all their previously executed jobs (even if they failed). </w:t>
      </w:r>
    </w:p>
    <w:p w14:paraId="522F2103" w14:textId="77777777" w:rsidR="00AB7667" w:rsidRDefault="00B917D9" w:rsidP="00AB7667">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lastRenderedPageBreak/>
        <w:tab/>
      </w:r>
      <w:r w:rsidR="00AB7667">
        <w:rPr>
          <w:rFonts w:ascii="Palatino Linotype" w:hAnsi="Palatino Linotype"/>
          <w:sz w:val="23"/>
          <w:szCs w:val="23"/>
          <w:lang w:val="en-US"/>
        </w:rPr>
        <w:t>Data</w:t>
      </w:r>
      <w:r>
        <w:rPr>
          <w:rFonts w:ascii="Palatino Linotype" w:hAnsi="Palatino Linotype"/>
          <w:sz w:val="23"/>
          <w:szCs w:val="23"/>
          <w:lang w:val="en-US"/>
        </w:rPr>
        <w:t xml:space="preserve"> can be exported in csv format by hitting the single export button          (</w:t>
      </w:r>
      <w:r>
        <w:rPr>
          <w:rFonts w:ascii="Palatino Linotype" w:hAnsi="Palatino Linotype"/>
          <w:noProof/>
          <w:sz w:val="23"/>
          <w:szCs w:val="23"/>
          <w:lang w:eastAsia="es-ES"/>
        </w:rPr>
        <w:drawing>
          <wp:inline distT="0" distB="0" distL="0" distR="0" wp14:anchorId="5F1779B4" wp14:editId="22A4D292">
            <wp:extent cx="274320" cy="1828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png"/>
                    <pic:cNvPicPr/>
                  </pic:nvPicPr>
                  <pic:blipFill>
                    <a:blip r:embed="rId44">
                      <a:extLst>
                        <a:ext uri="{28A0092B-C50C-407E-A947-70E740481C1C}">
                          <a14:useLocalDpi xmlns:a14="http://schemas.microsoft.com/office/drawing/2010/main" val="0"/>
                        </a:ext>
                      </a:extLst>
                    </a:blip>
                    <a:stretch>
                      <a:fillRect/>
                    </a:stretch>
                  </pic:blipFill>
                  <pic:spPr>
                    <a:xfrm>
                      <a:off x="0" y="0"/>
                      <a:ext cx="290313" cy="193542"/>
                    </a:xfrm>
                    <a:prstGeom prst="rect">
                      <a:avLst/>
                    </a:prstGeom>
                  </pic:spPr>
                </pic:pic>
              </a:graphicData>
            </a:graphic>
          </wp:inline>
        </w:drawing>
      </w:r>
      <w:r>
        <w:rPr>
          <w:rFonts w:ascii="Palatino Linotype" w:hAnsi="Palatino Linotype"/>
          <w:sz w:val="23"/>
          <w:szCs w:val="23"/>
          <w:lang w:val="en-US"/>
        </w:rPr>
        <w:t>) at right of each job or hitting the all export button (</w:t>
      </w:r>
      <w:r>
        <w:rPr>
          <w:rFonts w:ascii="Palatino Linotype" w:hAnsi="Palatino Linotype"/>
          <w:noProof/>
          <w:sz w:val="23"/>
          <w:szCs w:val="23"/>
          <w:lang w:eastAsia="es-ES"/>
        </w:rPr>
        <w:drawing>
          <wp:inline distT="0" distB="0" distL="0" distR="0" wp14:anchorId="282EFF43" wp14:editId="2E03671C">
            <wp:extent cx="472272" cy="16192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All.png"/>
                    <pic:cNvPicPr/>
                  </pic:nvPicPr>
                  <pic:blipFill>
                    <a:blip r:embed="rId45">
                      <a:extLst>
                        <a:ext uri="{28A0092B-C50C-407E-A947-70E740481C1C}">
                          <a14:useLocalDpi xmlns:a14="http://schemas.microsoft.com/office/drawing/2010/main" val="0"/>
                        </a:ext>
                      </a:extLst>
                    </a:blip>
                    <a:stretch>
                      <a:fillRect/>
                    </a:stretch>
                  </pic:blipFill>
                  <pic:spPr>
                    <a:xfrm>
                      <a:off x="0" y="0"/>
                      <a:ext cx="474747" cy="162770"/>
                    </a:xfrm>
                    <a:prstGeom prst="rect">
                      <a:avLst/>
                    </a:prstGeom>
                  </pic:spPr>
                </pic:pic>
              </a:graphicData>
            </a:graphic>
          </wp:inline>
        </w:drawing>
      </w:r>
      <w:r>
        <w:rPr>
          <w:rFonts w:ascii="Palatino Linotype" w:hAnsi="Palatino Linotype"/>
          <w:sz w:val="23"/>
          <w:szCs w:val="23"/>
          <w:lang w:val="en-US"/>
        </w:rPr>
        <w:t>) at top of the table. Any job of the table can be erased by hitting the red button (</w:t>
      </w:r>
      <w:r>
        <w:rPr>
          <w:rFonts w:ascii="Palatino Linotype" w:hAnsi="Palatino Linotype"/>
          <w:noProof/>
          <w:sz w:val="23"/>
          <w:szCs w:val="23"/>
          <w:lang w:eastAsia="es-ES"/>
        </w:rPr>
        <w:drawing>
          <wp:inline distT="0" distB="0" distL="0" distR="0" wp14:anchorId="539778BC" wp14:editId="74FF9CC9">
            <wp:extent cx="311499" cy="155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Pr>
          <w:rFonts w:ascii="Palatino Linotype" w:hAnsi="Palatino Linotype"/>
          <w:sz w:val="23"/>
          <w:szCs w:val="23"/>
          <w:lang w:val="en-US"/>
        </w:rPr>
        <w:t>) at its right and the full table can be wiped by hitting the top right red button (</w:t>
      </w:r>
      <w:r>
        <w:rPr>
          <w:rFonts w:ascii="Palatino Linotype" w:hAnsi="Palatino Linotype"/>
          <w:noProof/>
          <w:sz w:val="23"/>
          <w:szCs w:val="23"/>
          <w:lang w:eastAsia="es-ES"/>
        </w:rPr>
        <w:drawing>
          <wp:inline distT="0" distB="0" distL="0" distR="0" wp14:anchorId="0D2EB8B8" wp14:editId="54711B52">
            <wp:extent cx="311499" cy="15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Pr>
          <w:rFonts w:ascii="Palatino Linotype" w:hAnsi="Palatino Linotype"/>
          <w:sz w:val="23"/>
          <w:szCs w:val="23"/>
          <w:lang w:val="en-US"/>
        </w:rPr>
        <w:t xml:space="preserve">). </w:t>
      </w:r>
    </w:p>
    <w:p w14:paraId="751248A7" w14:textId="77777777" w:rsidR="00B33CB5" w:rsidRDefault="00AB7667" w:rsidP="00AB7667">
      <w:pPr>
        <w:tabs>
          <w:tab w:val="left" w:pos="851"/>
        </w:tabs>
        <w:spacing w:after="0" w:line="360" w:lineRule="auto"/>
        <w:jc w:val="both"/>
        <w:rPr>
          <w:ins w:id="153" w:author="Cristian" w:date="2015-05-15T16:56:00Z"/>
          <w:rFonts w:ascii="Palatino Linotype" w:hAnsi="Palatino Linotype"/>
          <w:sz w:val="23"/>
          <w:szCs w:val="23"/>
          <w:lang w:val="en-US"/>
        </w:rPr>
      </w:pPr>
      <w:r>
        <w:rPr>
          <w:rFonts w:ascii="Palatino Linotype" w:hAnsi="Palatino Linotype"/>
          <w:sz w:val="23"/>
          <w:szCs w:val="23"/>
          <w:lang w:val="en-US"/>
        </w:rPr>
        <w:tab/>
        <w:t>Administrators can configure whether to activate this feature or not</w:t>
      </w:r>
      <w:r w:rsidR="00B917D9">
        <w:rPr>
          <w:rFonts w:ascii="Palatino Linotype" w:hAnsi="Palatino Linotype"/>
          <w:sz w:val="23"/>
          <w:szCs w:val="23"/>
          <w:lang w:val="en-US"/>
        </w:rPr>
        <w:t xml:space="preserve"> through the </w:t>
      </w:r>
      <w:r w:rsidR="00B917D9" w:rsidRPr="00B917D9">
        <w:rPr>
          <w:rFonts w:ascii="Palatino Linotype" w:hAnsi="Palatino Linotype"/>
          <w:i/>
          <w:sz w:val="23"/>
          <w:szCs w:val="23"/>
          <w:lang w:val="en-US"/>
        </w:rPr>
        <w:t>PMESConfig.xml</w:t>
      </w:r>
      <w:r w:rsidR="00B917D9">
        <w:rPr>
          <w:rFonts w:ascii="Palatino Linotype" w:hAnsi="Palatino Linotype"/>
          <w:sz w:val="23"/>
          <w:szCs w:val="23"/>
          <w:lang w:val="en-US"/>
        </w:rPr>
        <w:t xml:space="preserve"> file</w:t>
      </w:r>
      <w:r>
        <w:rPr>
          <w:rFonts w:ascii="Palatino Linotype" w:hAnsi="Palatino Linotype"/>
          <w:sz w:val="23"/>
          <w:szCs w:val="23"/>
          <w:lang w:val="en-US"/>
        </w:rPr>
        <w:t xml:space="preserve">. </w:t>
      </w:r>
    </w:p>
    <w:p w14:paraId="42F638EE" w14:textId="77777777" w:rsidR="00205486" w:rsidRDefault="00205486" w:rsidP="00AB7667">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E113A4" w14:paraId="3DAA46AD" w14:textId="77777777" w:rsidTr="00232BEB">
        <w:tc>
          <w:tcPr>
            <w:tcW w:w="8644" w:type="dxa"/>
          </w:tcPr>
          <w:p w14:paraId="597A2355" w14:textId="77777777" w:rsidR="00E113A4" w:rsidRDefault="00E113A4"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123206A3" wp14:editId="243559A2">
                  <wp:extent cx="5397500" cy="927100"/>
                  <wp:effectExtent l="0" t="0" r="0" b="6350"/>
                  <wp:docPr id="35" name="Picture 35" descr="C:\LinuxUpDown\PMES\pmes-snapshots\8-JobsAccounting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nuxUpDown\PMES\pmes-snapshots\8-JobsAccountingSel.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7500" cy="927100"/>
                          </a:xfrm>
                          <a:prstGeom prst="rect">
                            <a:avLst/>
                          </a:prstGeom>
                          <a:noFill/>
                          <a:ln>
                            <a:noFill/>
                          </a:ln>
                        </pic:spPr>
                      </pic:pic>
                    </a:graphicData>
                  </a:graphic>
                </wp:inline>
              </w:drawing>
            </w:r>
            <w:r>
              <w:rPr>
                <w:rFonts w:ascii="Palatino Linotype" w:hAnsi="Palatino Linotype"/>
                <w:noProof/>
                <w:sz w:val="23"/>
                <w:szCs w:val="23"/>
                <w:lang w:eastAsia="es-ES"/>
              </w:rPr>
              <w:drawing>
                <wp:inline distT="0" distB="0" distL="0" distR="0" wp14:anchorId="2DBC5B18" wp14:editId="2DFF66E2">
                  <wp:extent cx="5397500" cy="3162300"/>
                  <wp:effectExtent l="0" t="0" r="0" b="0"/>
                  <wp:docPr id="36" name="Picture 36" descr="C:\LinuxUpDown\PMES\pmes-snapshots\8-1-Accounting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nuxUpDown\PMES\pmes-snapshots\8-1-AccountingView.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97500" cy="3162300"/>
                          </a:xfrm>
                          <a:prstGeom prst="rect">
                            <a:avLst/>
                          </a:prstGeom>
                          <a:noFill/>
                          <a:ln>
                            <a:noFill/>
                          </a:ln>
                        </pic:spPr>
                      </pic:pic>
                    </a:graphicData>
                  </a:graphic>
                </wp:inline>
              </w:drawing>
            </w:r>
          </w:p>
        </w:tc>
      </w:tr>
      <w:tr w:rsidR="00E113A4" w14:paraId="125988A0" w14:textId="77777777" w:rsidTr="00232BEB">
        <w:tc>
          <w:tcPr>
            <w:tcW w:w="8644" w:type="dxa"/>
          </w:tcPr>
          <w:p w14:paraId="486629AC" w14:textId="77777777" w:rsidR="00E113A4" w:rsidRPr="00E51C9B" w:rsidRDefault="00E113A4" w:rsidP="00B76A3B">
            <w:pPr>
              <w:tabs>
                <w:tab w:val="left" w:pos="851"/>
              </w:tabs>
              <w:spacing w:line="360" w:lineRule="auto"/>
              <w:jc w:val="center"/>
              <w:rPr>
                <w:rFonts w:ascii="Palatino Linotype" w:hAnsi="Palatino Linotype"/>
                <w:i/>
                <w:sz w:val="23"/>
                <w:szCs w:val="23"/>
                <w:lang w:val="en-US"/>
              </w:rPr>
            </w:pPr>
            <w:r w:rsidRPr="00B76A3B">
              <w:rPr>
                <w:rFonts w:ascii="Palatino Linotype" w:hAnsi="Palatino Linotype"/>
                <w:i/>
                <w:sz w:val="23"/>
                <w:szCs w:val="23"/>
                <w:lang w:val="en-US"/>
              </w:rPr>
              <w:t xml:space="preserve">Figure </w:t>
            </w:r>
            <w:r w:rsidR="00B76A3B" w:rsidRPr="00B76A3B">
              <w:rPr>
                <w:rFonts w:ascii="Palatino Linotype" w:hAnsi="Palatino Linotype"/>
                <w:i/>
                <w:sz w:val="23"/>
                <w:szCs w:val="23"/>
                <w:lang w:val="en-US"/>
              </w:rPr>
              <w:t>19</w:t>
            </w:r>
            <w:r w:rsidRPr="00B76A3B">
              <w:rPr>
                <w:rFonts w:ascii="Palatino Linotype" w:hAnsi="Palatino Linotype"/>
                <w:i/>
                <w:sz w:val="23"/>
                <w:szCs w:val="23"/>
                <w:lang w:val="en-US"/>
              </w:rPr>
              <w:t>: Jobs Accounting</w:t>
            </w:r>
          </w:p>
        </w:tc>
      </w:tr>
    </w:tbl>
    <w:p w14:paraId="0FDB0D23" w14:textId="77777777" w:rsidR="00E113A4" w:rsidDel="00205486" w:rsidRDefault="00E113A4" w:rsidP="00B33CB5">
      <w:pPr>
        <w:tabs>
          <w:tab w:val="left" w:pos="1360"/>
        </w:tabs>
        <w:spacing w:after="0" w:line="360" w:lineRule="auto"/>
        <w:rPr>
          <w:del w:id="154" w:author="Cristian" w:date="2015-05-15T16:56:00Z"/>
          <w:rFonts w:ascii="Palatino Linotype" w:hAnsi="Palatino Linotype"/>
          <w:sz w:val="23"/>
          <w:szCs w:val="23"/>
          <w:lang w:val="en-US"/>
        </w:rPr>
      </w:pPr>
    </w:p>
    <w:p w14:paraId="6193B53B" w14:textId="77777777" w:rsidR="00B33CB5" w:rsidRDefault="00B33CB5" w:rsidP="00B33CB5">
      <w:pPr>
        <w:tabs>
          <w:tab w:val="left" w:pos="1360"/>
        </w:tabs>
        <w:spacing w:after="0" w:line="360" w:lineRule="auto"/>
        <w:rPr>
          <w:rFonts w:ascii="Palatino Linotype" w:hAnsi="Palatino Linotype"/>
          <w:sz w:val="23"/>
          <w:szCs w:val="23"/>
          <w:lang w:val="en-US"/>
        </w:rPr>
      </w:pPr>
    </w:p>
    <w:p w14:paraId="7A9C7724" w14:textId="4AF04743" w:rsidR="00B33CB5" w:rsidRPr="00B33CB5" w:rsidRDefault="00B33CB5" w:rsidP="006E37F8">
      <w:pPr>
        <w:pStyle w:val="Heading3"/>
        <w:spacing w:before="0" w:line="360" w:lineRule="auto"/>
        <w:ind w:firstLine="708"/>
        <w:rPr>
          <w:rFonts w:ascii="Palatino Linotype" w:hAnsi="Palatino Linotype"/>
          <w:sz w:val="24"/>
          <w:szCs w:val="24"/>
          <w:lang w:val="en-US"/>
        </w:rPr>
      </w:pPr>
      <w:bookmarkStart w:id="155" w:name="_Toc425939213"/>
      <w:r w:rsidRPr="00B33CB5">
        <w:rPr>
          <w:rFonts w:ascii="Palatino Linotype" w:hAnsi="Palatino Linotype"/>
          <w:sz w:val="24"/>
          <w:szCs w:val="24"/>
          <w:lang w:val="en-US"/>
        </w:rPr>
        <w:t>3.5.</w:t>
      </w:r>
      <w:r w:rsidR="00AB7667">
        <w:rPr>
          <w:rFonts w:ascii="Palatino Linotype" w:hAnsi="Palatino Linotype"/>
          <w:sz w:val="24"/>
          <w:szCs w:val="24"/>
          <w:lang w:val="en-US"/>
        </w:rPr>
        <w:t>3</w:t>
      </w:r>
      <w:r w:rsidRPr="00B33CB5">
        <w:rPr>
          <w:rFonts w:ascii="Palatino Linotype" w:hAnsi="Palatino Linotype"/>
          <w:sz w:val="24"/>
          <w:szCs w:val="24"/>
          <w:lang w:val="en-US"/>
        </w:rPr>
        <w:t xml:space="preserve">. </w:t>
      </w:r>
      <w:r>
        <w:rPr>
          <w:rFonts w:ascii="Palatino Linotype" w:hAnsi="Palatino Linotype"/>
          <w:sz w:val="24"/>
          <w:szCs w:val="24"/>
          <w:lang w:val="en-US"/>
        </w:rPr>
        <w:t xml:space="preserve">Cloud load </w:t>
      </w:r>
      <w:del w:id="156" w:author="Rosa M Badia" w:date="2015-05-14T09:49:00Z">
        <w:r w:rsidDel="00C10A82">
          <w:rPr>
            <w:rFonts w:ascii="Palatino Linotype" w:hAnsi="Palatino Linotype"/>
            <w:sz w:val="24"/>
            <w:szCs w:val="24"/>
            <w:lang w:val="en-US"/>
          </w:rPr>
          <w:delText>state</w:delText>
        </w:r>
      </w:del>
      <w:ins w:id="157" w:author="Rosa M Badia" w:date="2015-05-14T09:49:00Z">
        <w:r w:rsidR="00C10A82">
          <w:rPr>
            <w:rFonts w:ascii="Palatino Linotype" w:hAnsi="Palatino Linotype"/>
            <w:sz w:val="24"/>
            <w:szCs w:val="24"/>
            <w:lang w:val="en-US"/>
          </w:rPr>
          <w:t>status</w:t>
        </w:r>
      </w:ins>
      <w:bookmarkEnd w:id="155"/>
    </w:p>
    <w:p w14:paraId="5F9390B2" w14:textId="26D8FFDB" w:rsidR="00B33CB5" w:rsidRDefault="00B917D9" w:rsidP="00B917D9">
      <w:pPr>
        <w:tabs>
          <w:tab w:val="left" w:pos="851"/>
        </w:tabs>
        <w:spacing w:after="0" w:line="360" w:lineRule="auto"/>
        <w:jc w:val="both"/>
        <w:rPr>
          <w:ins w:id="158" w:author="Cristian" w:date="2015-05-15T16:56:00Z"/>
          <w:rFonts w:ascii="Palatino Linotype" w:hAnsi="Palatino Linotype"/>
          <w:sz w:val="23"/>
          <w:szCs w:val="23"/>
          <w:lang w:val="en-US"/>
        </w:rPr>
      </w:pPr>
      <w:r>
        <w:rPr>
          <w:rFonts w:ascii="Palatino Linotype" w:hAnsi="Palatino Linotype"/>
          <w:sz w:val="23"/>
          <w:szCs w:val="23"/>
          <w:lang w:val="en-US"/>
        </w:rPr>
        <w:tab/>
        <w:t xml:space="preserve">The cloud load </w:t>
      </w:r>
      <w:del w:id="159" w:author="Rosa M Badia" w:date="2015-05-14T09:49:00Z">
        <w:r w:rsidDel="00C10A82">
          <w:rPr>
            <w:rFonts w:ascii="Palatino Linotype" w:hAnsi="Palatino Linotype"/>
            <w:sz w:val="23"/>
            <w:szCs w:val="23"/>
            <w:lang w:val="en-US"/>
          </w:rPr>
          <w:delText xml:space="preserve">state </w:delText>
        </w:r>
      </w:del>
      <w:ins w:id="160" w:author="Rosa M Badia" w:date="2015-05-14T09:49:00Z">
        <w:r w:rsidR="00C10A82">
          <w:rPr>
            <w:rFonts w:ascii="Palatino Linotype" w:hAnsi="Palatino Linotype"/>
            <w:sz w:val="23"/>
            <w:szCs w:val="23"/>
            <w:lang w:val="en-US"/>
          </w:rPr>
          <w:t xml:space="preserve">status </w:t>
        </w:r>
      </w:ins>
      <w:r>
        <w:rPr>
          <w:rFonts w:ascii="Palatino Linotype" w:hAnsi="Palatino Linotype"/>
          <w:sz w:val="23"/>
          <w:szCs w:val="23"/>
          <w:lang w:val="en-US"/>
        </w:rPr>
        <w:t xml:space="preserve">tool allows users to know the current load of the main cloud provider in terms of core consumption and memory </w:t>
      </w:r>
      <w:r w:rsidRPr="00B76A3B">
        <w:rPr>
          <w:rFonts w:ascii="Palatino Linotype" w:hAnsi="Palatino Linotype"/>
          <w:sz w:val="23"/>
          <w:szCs w:val="23"/>
          <w:lang w:val="en-US"/>
        </w:rPr>
        <w:t>consumption (</w:t>
      </w:r>
      <w:r w:rsidR="00B76A3B">
        <w:rPr>
          <w:rFonts w:ascii="Palatino Linotype" w:hAnsi="Palatino Linotype"/>
          <w:sz w:val="23"/>
          <w:szCs w:val="23"/>
          <w:lang w:val="en-US"/>
        </w:rPr>
        <w:t xml:space="preserve">see </w:t>
      </w:r>
      <w:r w:rsidR="00B76A3B" w:rsidRPr="00B76A3B">
        <w:rPr>
          <w:rFonts w:ascii="Palatino Linotype" w:hAnsi="Palatino Linotype"/>
          <w:i/>
          <w:sz w:val="23"/>
          <w:szCs w:val="23"/>
          <w:lang w:val="en-US"/>
        </w:rPr>
        <w:t>Figure 20</w:t>
      </w:r>
      <w:r w:rsidRPr="00B76A3B">
        <w:rPr>
          <w:rFonts w:ascii="Palatino Linotype" w:hAnsi="Palatino Linotype"/>
          <w:sz w:val="23"/>
          <w:szCs w:val="23"/>
          <w:lang w:val="en-US"/>
        </w:rPr>
        <w:t>).</w:t>
      </w:r>
      <w:r>
        <w:rPr>
          <w:rFonts w:ascii="Palatino Linotype" w:hAnsi="Palatino Linotype"/>
          <w:sz w:val="23"/>
          <w:szCs w:val="23"/>
          <w:lang w:val="en-US"/>
        </w:rPr>
        <w:t xml:space="preserve"> The cloud provider load </w:t>
      </w:r>
      <w:del w:id="161" w:author="Rosa M Badia" w:date="2015-05-14T09:49:00Z">
        <w:r w:rsidDel="00C10A82">
          <w:rPr>
            <w:rFonts w:ascii="Palatino Linotype" w:hAnsi="Palatino Linotype"/>
            <w:sz w:val="23"/>
            <w:szCs w:val="23"/>
            <w:lang w:val="en-US"/>
          </w:rPr>
          <w:delText xml:space="preserve">state </w:delText>
        </w:r>
      </w:del>
      <w:ins w:id="162" w:author="Rosa M Badia" w:date="2015-05-14T09:49:00Z">
        <w:r w:rsidR="00C10A82">
          <w:rPr>
            <w:rFonts w:ascii="Palatino Linotype" w:hAnsi="Palatino Linotype"/>
            <w:sz w:val="23"/>
            <w:szCs w:val="23"/>
            <w:lang w:val="en-US"/>
          </w:rPr>
          <w:t xml:space="preserve">status </w:t>
        </w:r>
      </w:ins>
      <w:r>
        <w:rPr>
          <w:rFonts w:ascii="Palatino Linotype" w:hAnsi="Palatino Linotype"/>
          <w:sz w:val="23"/>
          <w:szCs w:val="23"/>
          <w:lang w:val="en-US"/>
        </w:rPr>
        <w:t xml:space="preserve">includes information about all the </w:t>
      </w:r>
      <w:r>
        <w:rPr>
          <w:rFonts w:ascii="Palatino Linotype" w:hAnsi="Palatino Linotype"/>
          <w:sz w:val="23"/>
          <w:szCs w:val="23"/>
          <w:lang w:val="en-US"/>
        </w:rPr>
        <w:lastRenderedPageBreak/>
        <w:t xml:space="preserve">resources reserved by </w:t>
      </w:r>
      <w:r w:rsidRPr="00B917D9">
        <w:rPr>
          <w:rFonts w:ascii="Palatino Linotype" w:hAnsi="Palatino Linotype"/>
          <w:b/>
          <w:sz w:val="23"/>
          <w:szCs w:val="23"/>
          <w:lang w:val="en-US"/>
        </w:rPr>
        <w:t>ANY</w:t>
      </w:r>
      <w:r>
        <w:rPr>
          <w:rFonts w:ascii="Palatino Linotype" w:hAnsi="Palatino Linotype"/>
          <w:sz w:val="23"/>
          <w:szCs w:val="23"/>
          <w:lang w:val="en-US"/>
        </w:rPr>
        <w:t xml:space="preserve"> user and </w:t>
      </w:r>
      <w:r w:rsidR="00232BEB">
        <w:rPr>
          <w:rFonts w:ascii="Palatino Linotype" w:hAnsi="Palatino Linotype"/>
          <w:sz w:val="23"/>
          <w:szCs w:val="23"/>
          <w:lang w:val="en-US"/>
        </w:rPr>
        <w:t>it is</w:t>
      </w:r>
      <w:r>
        <w:rPr>
          <w:rFonts w:ascii="Palatino Linotype" w:hAnsi="Palatino Linotype"/>
          <w:sz w:val="23"/>
          <w:szCs w:val="23"/>
          <w:lang w:val="en-US"/>
        </w:rPr>
        <w:t xml:space="preserve"> meant to provide enough information for users to correctly </w:t>
      </w:r>
      <w:r w:rsidR="00232BEB">
        <w:rPr>
          <w:rFonts w:ascii="Palatino Linotype" w:hAnsi="Palatino Linotype"/>
          <w:sz w:val="23"/>
          <w:szCs w:val="23"/>
          <w:lang w:val="en-US"/>
        </w:rPr>
        <w:t>size</w:t>
      </w:r>
      <w:r>
        <w:rPr>
          <w:rFonts w:ascii="Palatino Linotype" w:hAnsi="Palatino Linotype"/>
          <w:sz w:val="23"/>
          <w:szCs w:val="23"/>
          <w:lang w:val="en-US"/>
        </w:rPr>
        <w:t xml:space="preserve"> their jobs</w:t>
      </w:r>
      <w:r w:rsidR="00232BEB">
        <w:rPr>
          <w:rStyle w:val="FootnoteReference"/>
          <w:rFonts w:ascii="Palatino Linotype" w:hAnsi="Palatino Linotype"/>
          <w:sz w:val="23"/>
          <w:szCs w:val="23"/>
          <w:lang w:val="en-US"/>
        </w:rPr>
        <w:footnoteReference w:id="4"/>
      </w:r>
      <w:r>
        <w:rPr>
          <w:rFonts w:ascii="Palatino Linotype" w:hAnsi="Palatino Linotype"/>
          <w:sz w:val="23"/>
          <w:szCs w:val="23"/>
          <w:lang w:val="en-US"/>
        </w:rPr>
        <w:t xml:space="preserve">. </w:t>
      </w:r>
    </w:p>
    <w:p w14:paraId="7AF2D1F5" w14:textId="77777777" w:rsidR="00205486" w:rsidRPr="00B33CB5" w:rsidRDefault="00205486" w:rsidP="00B917D9">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E113A4" w:rsidRPr="00B917D9" w14:paraId="42976405" w14:textId="77777777" w:rsidTr="00232BEB">
        <w:tc>
          <w:tcPr>
            <w:tcW w:w="8644" w:type="dxa"/>
          </w:tcPr>
          <w:p w14:paraId="3B22D6CE" w14:textId="77777777" w:rsidR="00E113A4" w:rsidRDefault="00E113A4"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3A1ACAA9" wp14:editId="30DD9814">
                  <wp:extent cx="5397500" cy="1016000"/>
                  <wp:effectExtent l="0" t="0" r="0" b="0"/>
                  <wp:docPr id="31" name="Picture 31" descr="C:\LinuxUpDown\PMES\pmes-snapshots\9-CloudLoad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nuxUpDown\PMES\pmes-snapshots\9-CloudLoadSel.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7500" cy="1016000"/>
                          </a:xfrm>
                          <a:prstGeom prst="rect">
                            <a:avLst/>
                          </a:prstGeom>
                          <a:noFill/>
                          <a:ln>
                            <a:noFill/>
                          </a:ln>
                        </pic:spPr>
                      </pic:pic>
                    </a:graphicData>
                  </a:graphic>
                </wp:inline>
              </w:drawing>
            </w:r>
            <w:r>
              <w:rPr>
                <w:rFonts w:ascii="Palatino Linotype" w:hAnsi="Palatino Linotype"/>
                <w:noProof/>
                <w:sz w:val="23"/>
                <w:szCs w:val="23"/>
                <w:lang w:eastAsia="es-ES"/>
              </w:rPr>
              <w:drawing>
                <wp:inline distT="0" distB="0" distL="0" distR="0" wp14:anchorId="401FF335" wp14:editId="24C21E15">
                  <wp:extent cx="4254500" cy="2772933"/>
                  <wp:effectExtent l="0" t="0" r="0" b="8890"/>
                  <wp:docPr id="32" name="Picture 32" descr="C:\LinuxUpDown\PMES\pmes-snapshots\9-1-CloudLoad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nuxUpDown\PMES\pmes-snapshots\9-1-CloudLoadView.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4500" cy="2772933"/>
                          </a:xfrm>
                          <a:prstGeom prst="rect">
                            <a:avLst/>
                          </a:prstGeom>
                          <a:noFill/>
                          <a:ln>
                            <a:noFill/>
                          </a:ln>
                        </pic:spPr>
                      </pic:pic>
                    </a:graphicData>
                  </a:graphic>
                </wp:inline>
              </w:drawing>
            </w:r>
          </w:p>
        </w:tc>
      </w:tr>
      <w:tr w:rsidR="00E113A4" w:rsidRPr="002646A5" w14:paraId="1AF474EF" w14:textId="77777777" w:rsidTr="00232BEB">
        <w:tc>
          <w:tcPr>
            <w:tcW w:w="8644" w:type="dxa"/>
          </w:tcPr>
          <w:p w14:paraId="44E4DCB9" w14:textId="77777777" w:rsidR="00E113A4" w:rsidRPr="00E51C9B" w:rsidRDefault="00E113A4" w:rsidP="00B76A3B">
            <w:pPr>
              <w:tabs>
                <w:tab w:val="left" w:pos="851"/>
              </w:tabs>
              <w:spacing w:line="360" w:lineRule="auto"/>
              <w:jc w:val="center"/>
              <w:rPr>
                <w:rFonts w:ascii="Palatino Linotype" w:hAnsi="Palatino Linotype"/>
                <w:i/>
                <w:sz w:val="23"/>
                <w:szCs w:val="23"/>
                <w:lang w:val="en-US"/>
              </w:rPr>
            </w:pPr>
            <w:r w:rsidRPr="00B76A3B">
              <w:rPr>
                <w:rFonts w:ascii="Palatino Linotype" w:hAnsi="Palatino Linotype"/>
                <w:i/>
                <w:sz w:val="23"/>
                <w:szCs w:val="23"/>
                <w:lang w:val="en-US"/>
              </w:rPr>
              <w:t xml:space="preserve">Figure </w:t>
            </w:r>
            <w:r w:rsidR="00B76A3B" w:rsidRPr="00B76A3B">
              <w:rPr>
                <w:rFonts w:ascii="Palatino Linotype" w:hAnsi="Palatino Linotype"/>
                <w:i/>
                <w:sz w:val="23"/>
                <w:szCs w:val="23"/>
                <w:lang w:val="en-US"/>
              </w:rPr>
              <w:t>20</w:t>
            </w:r>
            <w:r w:rsidRPr="00B76A3B">
              <w:rPr>
                <w:rFonts w:ascii="Palatino Linotype" w:hAnsi="Palatino Linotype"/>
                <w:i/>
                <w:sz w:val="23"/>
                <w:szCs w:val="23"/>
                <w:lang w:val="en-US"/>
              </w:rPr>
              <w:t>: C</w:t>
            </w:r>
            <w:r>
              <w:rPr>
                <w:rFonts w:ascii="Palatino Linotype" w:hAnsi="Palatino Linotype"/>
                <w:i/>
                <w:sz w:val="23"/>
                <w:szCs w:val="23"/>
                <w:lang w:val="en-US"/>
              </w:rPr>
              <w:t>loud load monitor</w:t>
            </w:r>
          </w:p>
        </w:tc>
      </w:tr>
    </w:tbl>
    <w:p w14:paraId="2F36B27E" w14:textId="77777777" w:rsidR="00B33CB5" w:rsidRDefault="00B33CB5" w:rsidP="00B33CB5">
      <w:pPr>
        <w:pStyle w:val="Heading2"/>
        <w:spacing w:before="0" w:line="360" w:lineRule="auto"/>
        <w:rPr>
          <w:rFonts w:ascii="Palatino Linotype" w:hAnsi="Palatino Linotype"/>
          <w:lang w:val="en-US"/>
        </w:rPr>
      </w:pPr>
    </w:p>
    <w:p w14:paraId="606A520E" w14:textId="77777777" w:rsidR="00B33CB5" w:rsidRPr="00B33CB5" w:rsidRDefault="00B33CB5" w:rsidP="00B33CB5">
      <w:pPr>
        <w:pStyle w:val="Heading2"/>
        <w:spacing w:before="0" w:line="360" w:lineRule="auto"/>
        <w:rPr>
          <w:rFonts w:ascii="Palatino Linotype" w:hAnsi="Palatino Linotype"/>
          <w:lang w:val="en-US"/>
        </w:rPr>
      </w:pPr>
      <w:bookmarkStart w:id="163" w:name="_Toc425939214"/>
      <w:r w:rsidRPr="00B33CB5">
        <w:rPr>
          <w:rFonts w:ascii="Palatino Linotype" w:hAnsi="Palatino Linotype"/>
          <w:lang w:val="en-US"/>
        </w:rPr>
        <w:t>3.</w:t>
      </w:r>
      <w:r>
        <w:rPr>
          <w:rFonts w:ascii="Palatino Linotype" w:hAnsi="Palatino Linotype"/>
          <w:lang w:val="en-US"/>
        </w:rPr>
        <w:t>6. Users and groups management</w:t>
      </w:r>
      <w:bookmarkEnd w:id="163"/>
    </w:p>
    <w:p w14:paraId="69DACB75" w14:textId="77777777" w:rsidR="00B33CB5" w:rsidRDefault="00232BEB" w:rsidP="00232BEB">
      <w:pPr>
        <w:tabs>
          <w:tab w:val="left" w:pos="851"/>
        </w:tabs>
        <w:spacing w:after="0" w:line="360" w:lineRule="auto"/>
        <w:rPr>
          <w:ins w:id="164" w:author="Cristian" w:date="2015-05-15T16:56:00Z"/>
          <w:rFonts w:ascii="Palatino Linotype" w:hAnsi="Palatino Linotype"/>
          <w:sz w:val="23"/>
          <w:szCs w:val="23"/>
          <w:lang w:val="en-US"/>
        </w:rPr>
      </w:pPr>
      <w:r>
        <w:rPr>
          <w:rFonts w:ascii="Palatino Linotype" w:hAnsi="Palatino Linotype"/>
          <w:sz w:val="23"/>
          <w:szCs w:val="23"/>
          <w:lang w:val="en-US"/>
        </w:rPr>
        <w:tab/>
        <w:t xml:space="preserve">Administrator users can access to the users and groups management menu by clicking </w:t>
      </w:r>
      <w:r w:rsidRPr="00232BEB">
        <w:rPr>
          <w:rFonts w:ascii="Palatino Linotype" w:hAnsi="Palatino Linotype"/>
          <w:i/>
          <w:sz w:val="23"/>
          <w:szCs w:val="23"/>
          <w:lang w:val="en-US"/>
        </w:rPr>
        <w:t>Management &gt; Users</w:t>
      </w:r>
      <w:r>
        <w:rPr>
          <w:rFonts w:ascii="Palatino Linotype" w:hAnsi="Palatino Linotype"/>
          <w:sz w:val="23"/>
          <w:szCs w:val="23"/>
          <w:lang w:val="en-US"/>
        </w:rPr>
        <w:t xml:space="preserve"> </w:t>
      </w:r>
      <w:r w:rsidRPr="00B76A3B">
        <w:rPr>
          <w:rFonts w:ascii="Palatino Linotype" w:hAnsi="Palatino Linotype"/>
          <w:sz w:val="23"/>
          <w:szCs w:val="23"/>
          <w:lang w:val="en-US"/>
        </w:rPr>
        <w:t xml:space="preserve">(see </w:t>
      </w:r>
      <w:r w:rsidRPr="00B76A3B">
        <w:rPr>
          <w:rFonts w:ascii="Palatino Linotype" w:hAnsi="Palatino Linotype"/>
          <w:i/>
          <w:sz w:val="23"/>
          <w:szCs w:val="23"/>
          <w:lang w:val="en-US"/>
        </w:rPr>
        <w:t>Figure</w:t>
      </w:r>
      <w:r w:rsidR="00B76A3B" w:rsidRPr="00B76A3B">
        <w:rPr>
          <w:rFonts w:ascii="Palatino Linotype" w:hAnsi="Palatino Linotype"/>
          <w:i/>
          <w:sz w:val="23"/>
          <w:szCs w:val="23"/>
          <w:lang w:val="en-US"/>
        </w:rPr>
        <w:t xml:space="preserve"> 21</w:t>
      </w:r>
      <w:r>
        <w:rPr>
          <w:rFonts w:ascii="Palatino Linotype" w:hAnsi="Palatino Linotype"/>
          <w:sz w:val="23"/>
          <w:szCs w:val="23"/>
          <w:lang w:val="en-US"/>
        </w:rPr>
        <w:t xml:space="preserve">). </w:t>
      </w:r>
    </w:p>
    <w:p w14:paraId="0360A0FB" w14:textId="77777777" w:rsidR="00205486" w:rsidRDefault="00205486" w:rsidP="00232BEB">
      <w:pPr>
        <w:tabs>
          <w:tab w:val="left" w:pos="851"/>
        </w:tabs>
        <w:spacing w:after="0" w:line="360" w:lineRule="auto"/>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
      <w:tr w:rsidR="00232BEB" w:rsidRPr="00232BEB" w14:paraId="173D1ABF" w14:textId="77777777" w:rsidTr="00232BEB">
        <w:tc>
          <w:tcPr>
            <w:tcW w:w="8644" w:type="dxa"/>
          </w:tcPr>
          <w:p w14:paraId="09BC48AF" w14:textId="77777777" w:rsidR="00232BEB" w:rsidRDefault="00232BEB"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4608DFB3" wp14:editId="5D7AA839">
                  <wp:extent cx="5397500" cy="939800"/>
                  <wp:effectExtent l="0" t="0" r="0" b="0"/>
                  <wp:docPr id="30" name="Picture 30" descr="C:\LinuxUpDown\PMES\pmes-snapshots\5-User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nuxUpDown\PMES\pmes-snapshots\5-UsersSel.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7500" cy="939800"/>
                          </a:xfrm>
                          <a:prstGeom prst="rect">
                            <a:avLst/>
                          </a:prstGeom>
                          <a:noFill/>
                          <a:ln>
                            <a:noFill/>
                          </a:ln>
                        </pic:spPr>
                      </pic:pic>
                    </a:graphicData>
                  </a:graphic>
                </wp:inline>
              </w:drawing>
            </w:r>
          </w:p>
        </w:tc>
      </w:tr>
      <w:tr w:rsidR="00232BEB" w:rsidRPr="00232BEB" w14:paraId="5FEF1CC5" w14:textId="77777777" w:rsidTr="00232BEB">
        <w:tc>
          <w:tcPr>
            <w:tcW w:w="8644" w:type="dxa"/>
          </w:tcPr>
          <w:p w14:paraId="1E37DB91" w14:textId="77777777" w:rsidR="00232BEB" w:rsidRPr="00E51C9B" w:rsidRDefault="00232BEB" w:rsidP="00B76A3B">
            <w:pPr>
              <w:tabs>
                <w:tab w:val="left" w:pos="851"/>
              </w:tabs>
              <w:spacing w:line="360" w:lineRule="auto"/>
              <w:jc w:val="center"/>
              <w:rPr>
                <w:rFonts w:ascii="Palatino Linotype" w:hAnsi="Palatino Linotype"/>
                <w:i/>
                <w:sz w:val="23"/>
                <w:szCs w:val="23"/>
                <w:lang w:val="en-US"/>
              </w:rPr>
            </w:pPr>
            <w:r w:rsidRPr="00B76A3B">
              <w:rPr>
                <w:rFonts w:ascii="Palatino Linotype" w:hAnsi="Palatino Linotype"/>
                <w:i/>
                <w:sz w:val="23"/>
                <w:szCs w:val="23"/>
                <w:lang w:val="en-US"/>
              </w:rPr>
              <w:t xml:space="preserve">Figure </w:t>
            </w:r>
            <w:r w:rsidR="00B76A3B" w:rsidRPr="00B76A3B">
              <w:rPr>
                <w:rFonts w:ascii="Palatino Linotype" w:hAnsi="Palatino Linotype"/>
                <w:i/>
                <w:sz w:val="23"/>
                <w:szCs w:val="23"/>
                <w:lang w:val="en-US"/>
              </w:rPr>
              <w:t>21</w:t>
            </w:r>
            <w:r w:rsidRPr="00B76A3B">
              <w:rPr>
                <w:rFonts w:ascii="Palatino Linotype" w:hAnsi="Palatino Linotype"/>
                <w:i/>
                <w:sz w:val="23"/>
                <w:szCs w:val="23"/>
                <w:lang w:val="en-US"/>
              </w:rPr>
              <w:t xml:space="preserve">: </w:t>
            </w:r>
            <w:r>
              <w:rPr>
                <w:rFonts w:ascii="Palatino Linotype" w:hAnsi="Palatino Linotype"/>
                <w:i/>
                <w:sz w:val="23"/>
                <w:szCs w:val="23"/>
                <w:lang w:val="en-US"/>
              </w:rPr>
              <w:t>Users Management</w:t>
            </w:r>
          </w:p>
        </w:tc>
      </w:tr>
    </w:tbl>
    <w:p w14:paraId="732F9C43" w14:textId="77777777" w:rsidR="00232BEB" w:rsidRDefault="00232BEB" w:rsidP="00B33CB5">
      <w:pPr>
        <w:tabs>
          <w:tab w:val="left" w:pos="1360"/>
        </w:tabs>
        <w:spacing w:after="0" w:line="360" w:lineRule="auto"/>
        <w:rPr>
          <w:rFonts w:ascii="Palatino Linotype" w:hAnsi="Palatino Linotype"/>
          <w:sz w:val="23"/>
          <w:szCs w:val="23"/>
          <w:lang w:val="en-US"/>
        </w:rPr>
      </w:pPr>
    </w:p>
    <w:p w14:paraId="048AA95C" w14:textId="77777777" w:rsidR="00232BEB" w:rsidRDefault="00232BEB" w:rsidP="00232BEB">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lastRenderedPageBreak/>
        <w:tab/>
        <w:t>Administrators can add users by fulfilling the upper form</w:t>
      </w:r>
      <w:r w:rsidRPr="00232BEB">
        <w:rPr>
          <w:rFonts w:ascii="Palatino Linotype" w:hAnsi="Palatino Linotype"/>
          <w:sz w:val="23"/>
          <w:szCs w:val="23"/>
          <w:lang w:val="en-US"/>
        </w:rPr>
        <w:t xml:space="preserve"> </w:t>
      </w:r>
      <w:r>
        <w:rPr>
          <w:rFonts w:ascii="Palatino Linotype" w:hAnsi="Palatino Linotype"/>
          <w:sz w:val="23"/>
          <w:szCs w:val="23"/>
          <w:lang w:val="en-US"/>
        </w:rPr>
        <w:t>butt</w:t>
      </w:r>
      <w:r w:rsidRPr="00B76A3B">
        <w:rPr>
          <w:rFonts w:ascii="Palatino Linotype" w:hAnsi="Palatino Linotype"/>
          <w:sz w:val="23"/>
          <w:szCs w:val="23"/>
          <w:lang w:val="en-US"/>
        </w:rPr>
        <w:t xml:space="preserve">on (see </w:t>
      </w:r>
      <w:r w:rsidRPr="00B76A3B">
        <w:rPr>
          <w:rFonts w:ascii="Palatino Linotype" w:hAnsi="Palatino Linotype"/>
          <w:i/>
          <w:sz w:val="23"/>
          <w:szCs w:val="23"/>
          <w:lang w:val="en-US"/>
        </w:rPr>
        <w:t>Figure</w:t>
      </w:r>
      <w:r w:rsidR="00B76A3B" w:rsidRPr="00B76A3B">
        <w:rPr>
          <w:rFonts w:ascii="Palatino Linotype" w:hAnsi="Palatino Linotype"/>
          <w:i/>
          <w:sz w:val="23"/>
          <w:szCs w:val="23"/>
          <w:lang w:val="en-US"/>
        </w:rPr>
        <w:t xml:space="preserve"> 22</w:t>
      </w:r>
      <w:r w:rsidRPr="00B76A3B">
        <w:rPr>
          <w:rFonts w:ascii="Palatino Linotype" w:hAnsi="Palatino Linotype"/>
          <w:sz w:val="23"/>
          <w:szCs w:val="23"/>
          <w:lang w:val="en-US"/>
        </w:rPr>
        <w:t>)</w:t>
      </w:r>
      <w:r>
        <w:rPr>
          <w:rFonts w:ascii="Palatino Linotype" w:hAnsi="Palatino Linotype"/>
          <w:sz w:val="23"/>
          <w:szCs w:val="23"/>
          <w:lang w:val="en-US"/>
        </w:rPr>
        <w:t xml:space="preserve"> and hitting the green button (</w:t>
      </w:r>
      <w:r>
        <w:rPr>
          <w:rFonts w:ascii="Palatino Linotype" w:hAnsi="Palatino Linotype"/>
          <w:noProof/>
          <w:sz w:val="23"/>
          <w:szCs w:val="23"/>
          <w:lang w:eastAsia="es-ES"/>
        </w:rPr>
        <w:drawing>
          <wp:inline distT="0" distB="0" distL="0" distR="0" wp14:anchorId="45947683" wp14:editId="6B935754">
            <wp:extent cx="301450" cy="150726"/>
            <wp:effectExtent l="0" t="0" r="381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The following information is required for a user creation:</w:t>
      </w:r>
    </w:p>
    <w:p w14:paraId="568FDB01" w14:textId="77777777" w:rsidR="00232BEB" w:rsidRPr="00232BEB" w:rsidRDefault="00232BEB" w:rsidP="00232BEB">
      <w:pPr>
        <w:pStyle w:val="ListParagraph"/>
        <w:numPr>
          <w:ilvl w:val="0"/>
          <w:numId w:val="1"/>
        </w:numPr>
        <w:tabs>
          <w:tab w:val="left" w:pos="1360"/>
        </w:tabs>
        <w:spacing w:after="0" w:line="360" w:lineRule="auto"/>
        <w:jc w:val="both"/>
        <w:rPr>
          <w:rFonts w:ascii="Palatino Linotype" w:hAnsi="Palatino Linotype"/>
          <w:b/>
          <w:sz w:val="23"/>
          <w:szCs w:val="23"/>
          <w:lang w:val="en-US"/>
        </w:rPr>
      </w:pPr>
      <w:r w:rsidRPr="00232BEB">
        <w:rPr>
          <w:rFonts w:ascii="Palatino Linotype" w:hAnsi="Palatino Linotype"/>
          <w:b/>
          <w:sz w:val="23"/>
          <w:szCs w:val="23"/>
          <w:lang w:val="en-US"/>
        </w:rPr>
        <w:t>Username:</w:t>
      </w:r>
      <w:r>
        <w:rPr>
          <w:rFonts w:ascii="Palatino Linotype" w:hAnsi="Palatino Linotype"/>
          <w:b/>
          <w:sz w:val="23"/>
          <w:szCs w:val="23"/>
          <w:lang w:val="en-US"/>
        </w:rPr>
        <w:t xml:space="preserve"> </w:t>
      </w:r>
      <w:r>
        <w:rPr>
          <w:rFonts w:ascii="Palatino Linotype" w:hAnsi="Palatino Linotype"/>
          <w:sz w:val="23"/>
          <w:szCs w:val="23"/>
          <w:lang w:val="en-US"/>
        </w:rPr>
        <w:t xml:space="preserve"> Login name for the user.</w:t>
      </w:r>
    </w:p>
    <w:p w14:paraId="67D1921F" w14:textId="77777777" w:rsidR="00232BEB" w:rsidRPr="00232BEB" w:rsidRDefault="00232BEB" w:rsidP="00232BEB">
      <w:pPr>
        <w:pStyle w:val="ListParagraph"/>
        <w:numPr>
          <w:ilvl w:val="0"/>
          <w:numId w:val="1"/>
        </w:numPr>
        <w:tabs>
          <w:tab w:val="left" w:pos="1360"/>
        </w:tabs>
        <w:spacing w:after="0" w:line="360" w:lineRule="auto"/>
        <w:jc w:val="both"/>
        <w:rPr>
          <w:rFonts w:ascii="Palatino Linotype" w:hAnsi="Palatino Linotype"/>
          <w:b/>
          <w:sz w:val="23"/>
          <w:szCs w:val="23"/>
          <w:lang w:val="en-US"/>
        </w:rPr>
      </w:pPr>
      <w:r w:rsidRPr="00232BEB">
        <w:rPr>
          <w:rFonts w:ascii="Palatino Linotype" w:hAnsi="Palatino Linotype"/>
          <w:b/>
          <w:sz w:val="23"/>
          <w:szCs w:val="23"/>
          <w:lang w:val="en-US"/>
        </w:rPr>
        <w:t>Group:</w:t>
      </w:r>
      <w:r>
        <w:rPr>
          <w:rFonts w:ascii="Palatino Linotype" w:hAnsi="Palatino Linotype"/>
          <w:b/>
          <w:sz w:val="23"/>
          <w:szCs w:val="23"/>
          <w:lang w:val="en-US"/>
        </w:rPr>
        <w:t xml:space="preserve"> </w:t>
      </w:r>
      <w:r>
        <w:rPr>
          <w:rFonts w:ascii="Palatino Linotype" w:hAnsi="Palatino Linotype"/>
          <w:sz w:val="23"/>
          <w:szCs w:val="23"/>
          <w:lang w:val="en-US"/>
        </w:rPr>
        <w:t>Group for the user.</w:t>
      </w:r>
    </w:p>
    <w:p w14:paraId="6DDFAA84" w14:textId="77777777" w:rsidR="00232BEB" w:rsidRPr="00232BEB" w:rsidRDefault="00232BEB" w:rsidP="00232BEB">
      <w:pPr>
        <w:pStyle w:val="ListParagraph"/>
        <w:numPr>
          <w:ilvl w:val="0"/>
          <w:numId w:val="1"/>
        </w:numPr>
        <w:tabs>
          <w:tab w:val="left" w:pos="1360"/>
        </w:tabs>
        <w:spacing w:after="0" w:line="360" w:lineRule="auto"/>
        <w:jc w:val="both"/>
        <w:rPr>
          <w:rFonts w:ascii="Palatino Linotype" w:hAnsi="Palatino Linotype"/>
          <w:b/>
          <w:sz w:val="23"/>
          <w:szCs w:val="23"/>
          <w:lang w:val="en-US"/>
        </w:rPr>
      </w:pPr>
      <w:r w:rsidRPr="00232BEB">
        <w:rPr>
          <w:rFonts w:ascii="Palatino Linotype" w:hAnsi="Palatino Linotype"/>
          <w:b/>
          <w:sz w:val="23"/>
          <w:szCs w:val="23"/>
          <w:lang w:val="en-US"/>
        </w:rPr>
        <w:t>Password:</w:t>
      </w:r>
      <w:r>
        <w:rPr>
          <w:rFonts w:ascii="Palatino Linotype" w:hAnsi="Palatino Linotype"/>
          <w:b/>
          <w:sz w:val="23"/>
          <w:szCs w:val="23"/>
          <w:lang w:val="en-US"/>
        </w:rPr>
        <w:t xml:space="preserve"> </w:t>
      </w:r>
      <w:r>
        <w:rPr>
          <w:rFonts w:ascii="Palatino Linotype" w:hAnsi="Palatino Linotype"/>
          <w:sz w:val="23"/>
          <w:szCs w:val="23"/>
          <w:lang w:val="en-US"/>
        </w:rPr>
        <w:t xml:space="preserve">Default password for the user (we recommend new users to modify as soon as possible after being granted access to </w:t>
      </w:r>
      <w:r w:rsidRPr="00232BEB">
        <w:rPr>
          <w:rFonts w:ascii="Palatino Linotype" w:hAnsi="Palatino Linotype"/>
          <w:i/>
          <w:sz w:val="23"/>
          <w:szCs w:val="23"/>
          <w:lang w:val="en-US"/>
        </w:rPr>
        <w:t>PMES Dashboard</w:t>
      </w:r>
      <w:r>
        <w:rPr>
          <w:rFonts w:ascii="Palatino Linotype" w:hAnsi="Palatino Linotype"/>
          <w:sz w:val="23"/>
          <w:szCs w:val="23"/>
          <w:lang w:val="en-US"/>
        </w:rPr>
        <w:t>).</w:t>
      </w:r>
    </w:p>
    <w:p w14:paraId="389D8270" w14:textId="77777777" w:rsidR="00232BEB" w:rsidRPr="00232BEB" w:rsidRDefault="00232BEB" w:rsidP="00232BEB">
      <w:pPr>
        <w:pStyle w:val="ListParagraph"/>
        <w:numPr>
          <w:ilvl w:val="0"/>
          <w:numId w:val="1"/>
        </w:numPr>
        <w:tabs>
          <w:tab w:val="left" w:pos="1360"/>
        </w:tabs>
        <w:spacing w:after="0" w:line="360" w:lineRule="auto"/>
        <w:jc w:val="both"/>
        <w:rPr>
          <w:rFonts w:ascii="Palatino Linotype" w:hAnsi="Palatino Linotype"/>
          <w:b/>
          <w:sz w:val="23"/>
          <w:szCs w:val="23"/>
          <w:lang w:val="en-US"/>
        </w:rPr>
      </w:pPr>
      <w:r w:rsidRPr="00232BEB">
        <w:rPr>
          <w:rFonts w:ascii="Palatino Linotype" w:hAnsi="Palatino Linotype"/>
          <w:b/>
          <w:sz w:val="23"/>
          <w:szCs w:val="23"/>
          <w:lang w:val="en-US"/>
        </w:rPr>
        <w:t>Captcha</w:t>
      </w:r>
      <w:r>
        <w:rPr>
          <w:rFonts w:ascii="Palatino Linotype" w:hAnsi="Palatino Linotype"/>
          <w:b/>
          <w:sz w:val="23"/>
          <w:szCs w:val="23"/>
          <w:lang w:val="en-US"/>
        </w:rPr>
        <w:t xml:space="preserve">: </w:t>
      </w:r>
      <w:r>
        <w:rPr>
          <w:rFonts w:ascii="Palatino Linotype" w:hAnsi="Palatino Linotype"/>
          <w:sz w:val="23"/>
          <w:szCs w:val="23"/>
          <w:lang w:val="en-US"/>
        </w:rPr>
        <w:t>Captcha validation to avoid automatic user creation.</w:t>
      </w:r>
    </w:p>
    <w:p w14:paraId="0DA1DF87" w14:textId="77777777" w:rsidR="00232BEB" w:rsidRDefault="00232BEB" w:rsidP="00B33CB5">
      <w:pPr>
        <w:tabs>
          <w:tab w:val="left" w:pos="1360"/>
        </w:tabs>
        <w:spacing w:after="0" w:line="360" w:lineRule="auto"/>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6724DE" w:rsidRPr="00232BEB" w14:paraId="7073E97E" w14:textId="77777777" w:rsidTr="00232BEB">
        <w:tc>
          <w:tcPr>
            <w:tcW w:w="8644" w:type="dxa"/>
          </w:tcPr>
          <w:p w14:paraId="1608F38B" w14:textId="77777777" w:rsidR="006724DE" w:rsidRDefault="00E113A4"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0E8A2642" wp14:editId="64EA6573">
                  <wp:extent cx="4408849" cy="4191000"/>
                  <wp:effectExtent l="0" t="0" r="0" b="0"/>
                  <wp:docPr id="20" name="Picture 20" descr="C:\LinuxUpDown\PMES\pmes-snapshots\5-1-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nuxUpDown\PMES\pmes-snapshots\5-1-UserManage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08849" cy="4191000"/>
                          </a:xfrm>
                          <a:prstGeom prst="rect">
                            <a:avLst/>
                          </a:prstGeom>
                          <a:noFill/>
                          <a:ln>
                            <a:noFill/>
                          </a:ln>
                        </pic:spPr>
                      </pic:pic>
                    </a:graphicData>
                  </a:graphic>
                </wp:inline>
              </w:drawing>
            </w:r>
          </w:p>
        </w:tc>
      </w:tr>
      <w:tr w:rsidR="006724DE" w:rsidRPr="00232BEB" w14:paraId="66B550AC" w14:textId="77777777" w:rsidTr="00232BEB">
        <w:tc>
          <w:tcPr>
            <w:tcW w:w="8644" w:type="dxa"/>
          </w:tcPr>
          <w:p w14:paraId="29D18A59" w14:textId="77777777" w:rsidR="006724DE" w:rsidRPr="00E51C9B" w:rsidRDefault="006724DE" w:rsidP="00B76A3B">
            <w:pPr>
              <w:tabs>
                <w:tab w:val="left" w:pos="851"/>
              </w:tabs>
              <w:spacing w:line="360" w:lineRule="auto"/>
              <w:jc w:val="center"/>
              <w:rPr>
                <w:rFonts w:ascii="Palatino Linotype" w:hAnsi="Palatino Linotype"/>
                <w:i/>
                <w:sz w:val="23"/>
                <w:szCs w:val="23"/>
                <w:lang w:val="en-US"/>
              </w:rPr>
            </w:pPr>
            <w:r w:rsidRPr="00B76A3B">
              <w:rPr>
                <w:rFonts w:ascii="Palatino Linotype" w:hAnsi="Palatino Linotype"/>
                <w:i/>
                <w:sz w:val="23"/>
                <w:szCs w:val="23"/>
                <w:lang w:val="en-US"/>
              </w:rPr>
              <w:t xml:space="preserve">Figure </w:t>
            </w:r>
            <w:r w:rsidR="00B76A3B" w:rsidRPr="00B76A3B">
              <w:rPr>
                <w:rFonts w:ascii="Palatino Linotype" w:hAnsi="Palatino Linotype"/>
                <w:i/>
                <w:sz w:val="23"/>
                <w:szCs w:val="23"/>
                <w:lang w:val="en-US"/>
              </w:rPr>
              <w:t>22</w:t>
            </w:r>
            <w:r w:rsidRPr="00B76A3B">
              <w:rPr>
                <w:rFonts w:ascii="Palatino Linotype" w:hAnsi="Palatino Linotype"/>
                <w:i/>
                <w:sz w:val="23"/>
                <w:szCs w:val="23"/>
                <w:lang w:val="en-US"/>
              </w:rPr>
              <w:t>: U</w:t>
            </w:r>
            <w:r>
              <w:rPr>
                <w:rFonts w:ascii="Palatino Linotype" w:hAnsi="Palatino Linotype"/>
                <w:i/>
                <w:sz w:val="23"/>
                <w:szCs w:val="23"/>
                <w:lang w:val="en-US"/>
              </w:rPr>
              <w:t>sers Management</w:t>
            </w:r>
          </w:p>
        </w:tc>
      </w:tr>
    </w:tbl>
    <w:p w14:paraId="54E4B63E" w14:textId="77777777" w:rsidR="00654A4F" w:rsidRDefault="00D35EA9" w:rsidP="00D35EA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p>
    <w:p w14:paraId="6530479B" w14:textId="33065E51" w:rsidR="00B33CB5" w:rsidRDefault="00654A4F" w:rsidP="00D35EA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r>
      <w:r w:rsidR="00232BEB">
        <w:rPr>
          <w:rFonts w:ascii="Palatino Linotype" w:hAnsi="Palatino Linotype"/>
          <w:sz w:val="23"/>
          <w:szCs w:val="23"/>
          <w:lang w:val="en-US"/>
        </w:rPr>
        <w:t xml:space="preserve">Administrators can also </w:t>
      </w:r>
      <w:del w:id="165" w:author="Rosa M Badia" w:date="2015-05-14T09:51:00Z">
        <w:r w:rsidR="00232BEB" w:rsidDel="00C10A82">
          <w:rPr>
            <w:rFonts w:ascii="Palatino Linotype" w:hAnsi="Palatino Linotype"/>
            <w:sz w:val="23"/>
            <w:szCs w:val="23"/>
            <w:lang w:val="en-US"/>
          </w:rPr>
          <w:delText xml:space="preserve">erase </w:delText>
        </w:r>
      </w:del>
      <w:ins w:id="166" w:author="Rosa M Badia" w:date="2015-05-14T09:51:00Z">
        <w:r w:rsidR="00C10A82">
          <w:rPr>
            <w:rFonts w:ascii="Palatino Linotype" w:hAnsi="Palatino Linotype"/>
            <w:sz w:val="23"/>
            <w:szCs w:val="23"/>
            <w:lang w:val="en-US"/>
          </w:rPr>
          <w:t xml:space="preserve">eliminate </w:t>
        </w:r>
      </w:ins>
      <w:r w:rsidR="00232BEB">
        <w:rPr>
          <w:rFonts w:ascii="Palatino Linotype" w:hAnsi="Palatino Linotype"/>
          <w:sz w:val="23"/>
          <w:szCs w:val="23"/>
          <w:lang w:val="en-US"/>
        </w:rPr>
        <w:t>users by hitting the red button (</w:t>
      </w:r>
      <w:r w:rsidR="00D35EA9">
        <w:rPr>
          <w:rFonts w:ascii="Palatino Linotype" w:hAnsi="Palatino Linotype"/>
          <w:noProof/>
          <w:sz w:val="23"/>
          <w:szCs w:val="23"/>
          <w:lang w:eastAsia="es-ES"/>
        </w:rPr>
        <w:drawing>
          <wp:inline distT="0" distB="0" distL="0" distR="0" wp14:anchorId="0F42E4D1" wp14:editId="1450D8F4">
            <wp:extent cx="311499" cy="15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sidR="00232BEB">
        <w:rPr>
          <w:rFonts w:ascii="Palatino Linotype" w:hAnsi="Palatino Linotype"/>
          <w:sz w:val="23"/>
          <w:szCs w:val="23"/>
          <w:lang w:val="en-US"/>
        </w:rPr>
        <w:t xml:space="preserve">) at right of each </w:t>
      </w:r>
      <w:r w:rsidR="00D35EA9">
        <w:rPr>
          <w:rFonts w:ascii="Palatino Linotype" w:hAnsi="Palatino Linotype"/>
          <w:sz w:val="23"/>
          <w:szCs w:val="23"/>
          <w:lang w:val="en-US"/>
        </w:rPr>
        <w:t xml:space="preserve">existing user (attention: admin user cannot be erased). </w:t>
      </w:r>
    </w:p>
    <w:p w14:paraId="0837F268" w14:textId="74D076D8" w:rsidR="00D35EA9" w:rsidRDefault="00D35EA9" w:rsidP="00D35EA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If needed, a group management window can be accessed by hitting the green button (</w:t>
      </w:r>
      <w:r>
        <w:rPr>
          <w:rFonts w:ascii="Palatino Linotype" w:hAnsi="Palatino Linotype"/>
          <w:noProof/>
          <w:sz w:val="23"/>
          <w:szCs w:val="23"/>
          <w:lang w:eastAsia="es-ES"/>
        </w:rPr>
        <w:drawing>
          <wp:inline distT="0" distB="0" distL="0" distR="0" wp14:anchorId="7C9FD6DD" wp14:editId="1B02CE67">
            <wp:extent cx="301450" cy="150726"/>
            <wp:effectExtent l="0" t="0" r="381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xml:space="preserve">) at right of the group selection </w:t>
      </w:r>
      <w:r w:rsidRPr="00B76A3B">
        <w:rPr>
          <w:rFonts w:ascii="Palatino Linotype" w:hAnsi="Palatino Linotype"/>
          <w:sz w:val="23"/>
          <w:szCs w:val="23"/>
          <w:lang w:val="en-US"/>
        </w:rPr>
        <w:t>(</w:t>
      </w:r>
      <w:r w:rsidR="00B76A3B" w:rsidRPr="00B76A3B">
        <w:rPr>
          <w:rFonts w:ascii="Palatino Linotype" w:hAnsi="Palatino Linotype"/>
          <w:sz w:val="23"/>
          <w:szCs w:val="23"/>
          <w:lang w:val="en-US"/>
        </w:rPr>
        <w:t xml:space="preserve">see </w:t>
      </w:r>
      <w:r w:rsidR="00B76A3B" w:rsidRPr="00B76A3B">
        <w:rPr>
          <w:rFonts w:ascii="Palatino Linotype" w:hAnsi="Palatino Linotype"/>
          <w:i/>
          <w:sz w:val="23"/>
          <w:szCs w:val="23"/>
          <w:lang w:val="en-US"/>
        </w:rPr>
        <w:t>Figure 23</w:t>
      </w:r>
      <w:r>
        <w:rPr>
          <w:rFonts w:ascii="Palatino Linotype" w:hAnsi="Palatino Linotype"/>
          <w:sz w:val="23"/>
          <w:szCs w:val="23"/>
          <w:lang w:val="en-US"/>
        </w:rPr>
        <w:t xml:space="preserve">). This window </w:t>
      </w:r>
      <w:r>
        <w:rPr>
          <w:rFonts w:ascii="Palatino Linotype" w:hAnsi="Palatino Linotype"/>
          <w:sz w:val="23"/>
          <w:szCs w:val="23"/>
          <w:lang w:val="en-US"/>
        </w:rPr>
        <w:lastRenderedPageBreak/>
        <w:t>allows administrators to add new groups by providing a group name and hitting the green button (</w:t>
      </w:r>
      <w:r>
        <w:rPr>
          <w:rFonts w:ascii="Palatino Linotype" w:hAnsi="Palatino Linotype"/>
          <w:noProof/>
          <w:sz w:val="23"/>
          <w:szCs w:val="23"/>
          <w:lang w:eastAsia="es-ES"/>
        </w:rPr>
        <w:drawing>
          <wp:inline distT="0" distB="0" distL="0" distR="0" wp14:anchorId="55B51178" wp14:editId="1E6C1072">
            <wp:extent cx="301450" cy="150726"/>
            <wp:effectExtent l="0" t="0" r="381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7">
                      <a:extLst>
                        <a:ext uri="{28A0092B-C50C-407E-A947-70E740481C1C}">
                          <a14:useLocalDpi xmlns:a14="http://schemas.microsoft.com/office/drawing/2010/main" val="0"/>
                        </a:ext>
                      </a:extLst>
                    </a:blip>
                    <a:stretch>
                      <a:fillRect/>
                    </a:stretch>
                  </pic:blipFill>
                  <pic:spPr>
                    <a:xfrm>
                      <a:off x="0" y="0"/>
                      <a:ext cx="298217" cy="149109"/>
                    </a:xfrm>
                    <a:prstGeom prst="rect">
                      <a:avLst/>
                    </a:prstGeom>
                  </pic:spPr>
                </pic:pic>
              </a:graphicData>
            </a:graphic>
          </wp:inline>
        </w:drawing>
      </w:r>
      <w:r>
        <w:rPr>
          <w:rFonts w:ascii="Palatino Linotype" w:hAnsi="Palatino Linotype"/>
          <w:sz w:val="23"/>
          <w:szCs w:val="23"/>
          <w:lang w:val="en-US"/>
        </w:rPr>
        <w:t>), and to remove empty groups by hitting the red button        (</w:t>
      </w:r>
      <w:r>
        <w:rPr>
          <w:rFonts w:ascii="Palatino Linotype" w:hAnsi="Palatino Linotype"/>
          <w:noProof/>
          <w:sz w:val="23"/>
          <w:szCs w:val="23"/>
          <w:lang w:eastAsia="es-ES"/>
        </w:rPr>
        <w:drawing>
          <wp:inline distT="0" distB="0" distL="0" distR="0" wp14:anchorId="32BFB5D0" wp14:editId="7FAEC294">
            <wp:extent cx="311499" cy="15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png"/>
                    <pic:cNvPicPr/>
                  </pic:nvPicPr>
                  <pic:blipFill>
                    <a:blip r:embed="rId18">
                      <a:extLst>
                        <a:ext uri="{28A0092B-C50C-407E-A947-70E740481C1C}">
                          <a14:useLocalDpi xmlns:a14="http://schemas.microsoft.com/office/drawing/2010/main" val="0"/>
                        </a:ext>
                      </a:extLst>
                    </a:blip>
                    <a:stretch>
                      <a:fillRect/>
                    </a:stretch>
                  </pic:blipFill>
                  <pic:spPr>
                    <a:xfrm>
                      <a:off x="0" y="0"/>
                      <a:ext cx="308156" cy="154079"/>
                    </a:xfrm>
                    <a:prstGeom prst="rect">
                      <a:avLst/>
                    </a:prstGeom>
                  </pic:spPr>
                </pic:pic>
              </a:graphicData>
            </a:graphic>
          </wp:inline>
        </w:drawing>
      </w:r>
      <w:r>
        <w:rPr>
          <w:rFonts w:ascii="Palatino Linotype" w:hAnsi="Palatino Linotype"/>
          <w:sz w:val="23"/>
          <w:szCs w:val="23"/>
          <w:lang w:val="en-US"/>
        </w:rPr>
        <w:t xml:space="preserve">) at right of each group (attention: admin group cannot be </w:t>
      </w:r>
      <w:del w:id="167" w:author="Rosa M Badia" w:date="2015-05-14T09:51:00Z">
        <w:r w:rsidDel="00C10A82">
          <w:rPr>
            <w:rFonts w:ascii="Palatino Linotype" w:hAnsi="Palatino Linotype"/>
            <w:sz w:val="23"/>
            <w:szCs w:val="23"/>
            <w:lang w:val="en-US"/>
          </w:rPr>
          <w:delText>erased</w:delText>
        </w:r>
      </w:del>
      <w:ins w:id="168" w:author="Rosa M Badia" w:date="2015-05-14T09:51:00Z">
        <w:r w:rsidR="00C10A82">
          <w:rPr>
            <w:rFonts w:ascii="Palatino Linotype" w:hAnsi="Palatino Linotype"/>
            <w:sz w:val="23"/>
            <w:szCs w:val="23"/>
            <w:lang w:val="en-US"/>
          </w:rPr>
          <w:t>deleted</w:t>
        </w:r>
      </w:ins>
      <w:r>
        <w:rPr>
          <w:rFonts w:ascii="Palatino Linotype" w:hAnsi="Palatino Linotype"/>
          <w:sz w:val="23"/>
          <w:szCs w:val="23"/>
          <w:lang w:val="en-US"/>
        </w:rPr>
        <w:t xml:space="preserve">). </w:t>
      </w:r>
    </w:p>
    <w:p w14:paraId="655B453D" w14:textId="77777777" w:rsidR="00232BEB" w:rsidRDefault="00232BEB" w:rsidP="00B33CB5">
      <w:pPr>
        <w:tabs>
          <w:tab w:val="left" w:pos="1360"/>
        </w:tabs>
        <w:spacing w:after="0" w:line="360" w:lineRule="auto"/>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4"/>
      </w:tblGrid>
      <w:tr w:rsidR="00E113A4" w:rsidRPr="00232BEB" w14:paraId="2988CB74" w14:textId="77777777" w:rsidTr="00232BEB">
        <w:tc>
          <w:tcPr>
            <w:tcW w:w="8644" w:type="dxa"/>
          </w:tcPr>
          <w:p w14:paraId="797C1D9B" w14:textId="77777777" w:rsidR="00E113A4" w:rsidRDefault="00E113A4"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6E6B95AF" wp14:editId="305A4666">
                  <wp:extent cx="4042284" cy="2197100"/>
                  <wp:effectExtent l="0" t="0" r="0" b="0"/>
                  <wp:docPr id="23" name="Picture 23" descr="C:\LinuxUpDown\PMES\pmes-snapshots\5-3-Group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nuxUpDown\PMES\pmes-snapshots\5-3-GroupManagemen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2429" cy="2202614"/>
                          </a:xfrm>
                          <a:prstGeom prst="rect">
                            <a:avLst/>
                          </a:prstGeom>
                          <a:noFill/>
                          <a:ln>
                            <a:noFill/>
                          </a:ln>
                        </pic:spPr>
                      </pic:pic>
                    </a:graphicData>
                  </a:graphic>
                </wp:inline>
              </w:drawing>
            </w:r>
          </w:p>
        </w:tc>
      </w:tr>
      <w:tr w:rsidR="00E113A4" w:rsidRPr="00232BEB" w14:paraId="01757E04" w14:textId="77777777" w:rsidTr="00232BEB">
        <w:tc>
          <w:tcPr>
            <w:tcW w:w="8644" w:type="dxa"/>
          </w:tcPr>
          <w:p w14:paraId="7FF1FCA0" w14:textId="77777777" w:rsidR="00E113A4" w:rsidRPr="00E51C9B" w:rsidRDefault="00B76A3B" w:rsidP="00E113A4">
            <w:pPr>
              <w:tabs>
                <w:tab w:val="left" w:pos="851"/>
              </w:tabs>
              <w:spacing w:line="360" w:lineRule="auto"/>
              <w:jc w:val="center"/>
              <w:rPr>
                <w:rFonts w:ascii="Palatino Linotype" w:hAnsi="Palatino Linotype"/>
                <w:i/>
                <w:sz w:val="23"/>
                <w:szCs w:val="23"/>
                <w:lang w:val="en-US"/>
              </w:rPr>
            </w:pPr>
            <w:r w:rsidRPr="00B76A3B">
              <w:rPr>
                <w:rFonts w:ascii="Palatino Linotype" w:hAnsi="Palatino Linotype"/>
                <w:i/>
                <w:sz w:val="23"/>
                <w:szCs w:val="23"/>
                <w:lang w:val="en-US"/>
              </w:rPr>
              <w:t>Figure 23</w:t>
            </w:r>
            <w:r w:rsidR="00E113A4" w:rsidRPr="00B76A3B">
              <w:rPr>
                <w:rFonts w:ascii="Palatino Linotype" w:hAnsi="Palatino Linotype"/>
                <w:i/>
                <w:sz w:val="23"/>
                <w:szCs w:val="23"/>
                <w:lang w:val="en-US"/>
              </w:rPr>
              <w:t xml:space="preserve">: </w:t>
            </w:r>
            <w:r w:rsidR="00E113A4">
              <w:rPr>
                <w:rFonts w:ascii="Palatino Linotype" w:hAnsi="Palatino Linotype"/>
                <w:i/>
                <w:sz w:val="23"/>
                <w:szCs w:val="23"/>
                <w:lang w:val="en-US"/>
              </w:rPr>
              <w:t>Groups Management</w:t>
            </w:r>
          </w:p>
        </w:tc>
      </w:tr>
    </w:tbl>
    <w:p w14:paraId="1370048C" w14:textId="77777777" w:rsidR="00E113A4" w:rsidRDefault="00E113A4" w:rsidP="00E113A4">
      <w:pPr>
        <w:pStyle w:val="Heading2"/>
        <w:spacing w:before="0" w:line="360" w:lineRule="auto"/>
        <w:rPr>
          <w:rFonts w:ascii="Palatino Linotype" w:hAnsi="Palatino Linotype"/>
          <w:lang w:val="en-US"/>
        </w:rPr>
      </w:pPr>
    </w:p>
    <w:p w14:paraId="4B6B1EF7" w14:textId="77777777" w:rsidR="00E113A4" w:rsidRPr="00B33CB5" w:rsidRDefault="00E113A4" w:rsidP="00E113A4">
      <w:pPr>
        <w:pStyle w:val="Heading2"/>
        <w:spacing w:before="0" w:line="360" w:lineRule="auto"/>
        <w:rPr>
          <w:rFonts w:ascii="Palatino Linotype" w:hAnsi="Palatino Linotype"/>
          <w:lang w:val="en-US"/>
        </w:rPr>
      </w:pPr>
      <w:bookmarkStart w:id="169" w:name="_Toc425939215"/>
      <w:r w:rsidRPr="00B33CB5">
        <w:rPr>
          <w:rFonts w:ascii="Palatino Linotype" w:hAnsi="Palatino Linotype"/>
          <w:lang w:val="en-US"/>
        </w:rPr>
        <w:t>3.</w:t>
      </w:r>
      <w:r>
        <w:rPr>
          <w:rFonts w:ascii="Palatino Linotype" w:hAnsi="Palatino Linotype"/>
          <w:lang w:val="en-US"/>
        </w:rPr>
        <w:t>6. User settings</w:t>
      </w:r>
      <w:bookmarkEnd w:id="169"/>
    </w:p>
    <w:p w14:paraId="678FC03C" w14:textId="77777777" w:rsidR="00D35EA9" w:rsidRDefault="00D35EA9" w:rsidP="00D35EA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Every user can access and modify its personal information by accessing </w:t>
      </w:r>
      <w:r w:rsidRPr="00D35EA9">
        <w:rPr>
          <w:rFonts w:ascii="Palatino Linotype" w:hAnsi="Palatino Linotype"/>
          <w:i/>
          <w:sz w:val="23"/>
          <w:szCs w:val="23"/>
          <w:lang w:val="en-US"/>
        </w:rPr>
        <w:t>USERNAME &gt; Settings</w:t>
      </w:r>
      <w:r>
        <w:rPr>
          <w:rFonts w:ascii="Palatino Linotype" w:hAnsi="Palatino Linotype"/>
          <w:sz w:val="23"/>
          <w:szCs w:val="23"/>
          <w:lang w:val="en-US"/>
        </w:rPr>
        <w:t xml:space="preserve">. </w:t>
      </w:r>
    </w:p>
    <w:p w14:paraId="10CE9F82" w14:textId="77777777" w:rsidR="00B76A3B" w:rsidRDefault="00B76A3B" w:rsidP="00D35EA9">
      <w:pPr>
        <w:tabs>
          <w:tab w:val="left" w:pos="851"/>
        </w:tabs>
        <w:spacing w:after="0" w:line="360" w:lineRule="auto"/>
        <w:jc w:val="both"/>
        <w:rPr>
          <w:rFonts w:ascii="Palatino Linotype" w:hAnsi="Palatino Linotype"/>
          <w:sz w:val="23"/>
          <w:szCs w:val="23"/>
          <w:lang w:val="en-US"/>
        </w:rPr>
      </w:pPr>
    </w:p>
    <w:p w14:paraId="61C9EC4E" w14:textId="536CFC7E" w:rsidR="00E113A4" w:rsidRDefault="00D35EA9" w:rsidP="00D35EA9">
      <w:pPr>
        <w:tabs>
          <w:tab w:val="left" w:pos="851"/>
        </w:tabs>
        <w:spacing w:after="0" w:line="360" w:lineRule="auto"/>
        <w:jc w:val="both"/>
        <w:rPr>
          <w:rFonts w:ascii="Palatino Linotype" w:hAnsi="Palatino Linotype"/>
          <w:sz w:val="23"/>
          <w:szCs w:val="23"/>
          <w:lang w:val="en-US"/>
        </w:rPr>
      </w:pPr>
      <w:r>
        <w:rPr>
          <w:rFonts w:ascii="Palatino Linotype" w:hAnsi="Palatino Linotype"/>
          <w:sz w:val="23"/>
          <w:szCs w:val="23"/>
          <w:lang w:val="en-US"/>
        </w:rPr>
        <w:tab/>
        <w:t xml:space="preserve">Currently, users can only modify their password by providing their old </w:t>
      </w:r>
      <w:proofErr w:type="gramStart"/>
      <w:r>
        <w:rPr>
          <w:rFonts w:ascii="Palatino Linotype" w:hAnsi="Palatino Linotype"/>
          <w:sz w:val="23"/>
          <w:szCs w:val="23"/>
          <w:lang w:val="en-US"/>
        </w:rPr>
        <w:t>password,</w:t>
      </w:r>
      <w:proofErr w:type="gramEnd"/>
      <w:r>
        <w:rPr>
          <w:rFonts w:ascii="Palatino Linotype" w:hAnsi="Palatino Linotype"/>
          <w:sz w:val="23"/>
          <w:szCs w:val="23"/>
          <w:lang w:val="en-US"/>
        </w:rPr>
        <w:t xml:space="preserve"> fulfilling two times their new password and hitting the </w:t>
      </w:r>
      <w:r w:rsidRPr="00D35EA9">
        <w:rPr>
          <w:rFonts w:ascii="Palatino Linotype" w:hAnsi="Palatino Linotype"/>
          <w:i/>
          <w:sz w:val="23"/>
          <w:szCs w:val="23"/>
          <w:lang w:val="en-US"/>
        </w:rPr>
        <w:t>Change Password</w:t>
      </w:r>
      <w:r>
        <w:rPr>
          <w:rFonts w:ascii="Palatino Linotype" w:hAnsi="Palatino Linotype"/>
          <w:sz w:val="23"/>
          <w:szCs w:val="23"/>
          <w:lang w:val="en-US"/>
        </w:rPr>
        <w:t xml:space="preserve"> button </w:t>
      </w:r>
      <w:r w:rsidRPr="00B76A3B">
        <w:rPr>
          <w:rFonts w:ascii="Palatino Linotype" w:hAnsi="Palatino Linotype"/>
          <w:sz w:val="23"/>
          <w:szCs w:val="23"/>
          <w:lang w:val="en-US"/>
        </w:rPr>
        <w:t xml:space="preserve">(see </w:t>
      </w:r>
      <w:r w:rsidRPr="00B76A3B">
        <w:rPr>
          <w:rFonts w:ascii="Palatino Linotype" w:hAnsi="Palatino Linotype"/>
          <w:i/>
          <w:sz w:val="23"/>
          <w:szCs w:val="23"/>
          <w:lang w:val="en-US"/>
        </w:rPr>
        <w:t>Figure</w:t>
      </w:r>
      <w:ins w:id="170" w:author="Cristian" w:date="2015-05-15T16:56:00Z">
        <w:r w:rsidR="00205486">
          <w:rPr>
            <w:rFonts w:ascii="Palatino Linotype" w:hAnsi="Palatino Linotype"/>
            <w:i/>
            <w:sz w:val="23"/>
            <w:szCs w:val="23"/>
            <w:lang w:val="en-US"/>
          </w:rPr>
          <w:t>s</w:t>
        </w:r>
      </w:ins>
      <w:r w:rsidRPr="00B76A3B">
        <w:rPr>
          <w:rFonts w:ascii="Palatino Linotype" w:hAnsi="Palatino Linotype"/>
          <w:i/>
          <w:sz w:val="23"/>
          <w:szCs w:val="23"/>
          <w:lang w:val="en-US"/>
        </w:rPr>
        <w:t xml:space="preserve"> </w:t>
      </w:r>
      <w:r w:rsidR="00B76A3B" w:rsidRPr="00B76A3B">
        <w:rPr>
          <w:rFonts w:ascii="Palatino Linotype" w:hAnsi="Palatino Linotype"/>
          <w:i/>
          <w:sz w:val="23"/>
          <w:szCs w:val="23"/>
          <w:lang w:val="en-US"/>
        </w:rPr>
        <w:t>24</w:t>
      </w:r>
      <w:ins w:id="171" w:author="Cristian" w:date="2015-05-15T16:56:00Z">
        <w:r w:rsidR="00205486">
          <w:rPr>
            <w:rFonts w:ascii="Palatino Linotype" w:hAnsi="Palatino Linotype"/>
            <w:i/>
            <w:sz w:val="23"/>
            <w:szCs w:val="23"/>
            <w:lang w:val="en-US"/>
          </w:rPr>
          <w:t xml:space="preserve"> and 25</w:t>
        </w:r>
      </w:ins>
      <w:r w:rsidRPr="00B76A3B">
        <w:rPr>
          <w:rFonts w:ascii="Palatino Linotype" w:hAnsi="Palatino Linotype"/>
          <w:sz w:val="23"/>
          <w:szCs w:val="23"/>
          <w:lang w:val="en-US"/>
        </w:rPr>
        <w:t>).</w:t>
      </w:r>
      <w:r>
        <w:rPr>
          <w:rFonts w:ascii="Palatino Linotype" w:hAnsi="Palatino Linotype"/>
          <w:sz w:val="23"/>
          <w:szCs w:val="23"/>
          <w:lang w:val="en-US"/>
        </w:rPr>
        <w:t xml:space="preserve"> </w:t>
      </w:r>
    </w:p>
    <w:p w14:paraId="1A7B6160" w14:textId="77777777" w:rsidR="00D35EA9" w:rsidRDefault="00D35EA9" w:rsidP="00D35EA9">
      <w:pPr>
        <w:tabs>
          <w:tab w:val="left" w:pos="851"/>
        </w:tabs>
        <w:spacing w:after="0" w:line="360" w:lineRule="auto"/>
        <w:jc w:val="both"/>
        <w:rPr>
          <w:rFonts w:ascii="Palatino Linotype" w:hAnsi="Palatino Linotype"/>
          <w:sz w:val="23"/>
          <w:szCs w:val="23"/>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6"/>
        <w:tblGridChange w:id="172">
          <w:tblGrid>
            <w:gridCol w:w="8716"/>
          </w:tblGrid>
        </w:tblGridChange>
      </w:tblGrid>
      <w:tr w:rsidR="00E113A4" w:rsidRPr="00232BEB" w14:paraId="3DD90584" w14:textId="77777777" w:rsidTr="00205486">
        <w:tc>
          <w:tcPr>
            <w:tcW w:w="8716" w:type="dxa"/>
          </w:tcPr>
          <w:p w14:paraId="0A536F14" w14:textId="213416E3" w:rsidR="00E113A4" w:rsidRDefault="00E113A4" w:rsidP="00232BEB">
            <w:pPr>
              <w:tabs>
                <w:tab w:val="left" w:pos="851"/>
              </w:tabs>
              <w:spacing w:line="360" w:lineRule="auto"/>
              <w:jc w:val="center"/>
              <w:rPr>
                <w:rFonts w:ascii="Palatino Linotype" w:hAnsi="Palatino Linotype"/>
                <w:sz w:val="23"/>
                <w:szCs w:val="23"/>
                <w:lang w:val="en-US"/>
              </w:rPr>
            </w:pPr>
            <w:r>
              <w:rPr>
                <w:rFonts w:ascii="Palatino Linotype" w:hAnsi="Palatino Linotype"/>
                <w:noProof/>
                <w:sz w:val="23"/>
                <w:szCs w:val="23"/>
                <w:lang w:eastAsia="es-ES"/>
              </w:rPr>
              <w:drawing>
                <wp:inline distT="0" distB="0" distL="0" distR="0" wp14:anchorId="124B7938" wp14:editId="74761BBA">
                  <wp:extent cx="5397500" cy="1016000"/>
                  <wp:effectExtent l="0" t="0" r="0" b="0"/>
                  <wp:docPr id="27" name="Picture 27" descr="C:\LinuxUpDown\PMES\pmes-snapshots\11-UserSettingsS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nuxUpDown\PMES\pmes-snapshots\11-UserSettingsSel.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7500" cy="1016000"/>
                          </a:xfrm>
                          <a:prstGeom prst="rect">
                            <a:avLst/>
                          </a:prstGeom>
                          <a:noFill/>
                          <a:ln>
                            <a:noFill/>
                          </a:ln>
                        </pic:spPr>
                      </pic:pic>
                    </a:graphicData>
                  </a:graphic>
                </wp:inline>
              </w:drawing>
            </w:r>
            <w:del w:id="173" w:author="Cristian" w:date="2015-05-15T16:57:00Z">
              <w:r w:rsidDel="00205486">
                <w:rPr>
                  <w:rFonts w:ascii="Palatino Linotype" w:hAnsi="Palatino Linotype"/>
                  <w:noProof/>
                  <w:sz w:val="23"/>
                  <w:szCs w:val="23"/>
                  <w:lang w:eastAsia="es-ES"/>
                </w:rPr>
                <w:drawing>
                  <wp:inline distT="0" distB="0" distL="0" distR="0" wp14:anchorId="7212AC39" wp14:editId="665EB603">
                    <wp:extent cx="4152900" cy="1690475"/>
                    <wp:effectExtent l="0" t="0" r="0" b="5080"/>
                    <wp:docPr id="26" name="Picture 26" descr="C:\LinuxUpDown\PMES\pmes-snapshots\11-2-Setting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nuxUpDown\PMES\pmes-snapshots\11-2-Settings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2900" cy="1690475"/>
                            </a:xfrm>
                            <a:prstGeom prst="rect">
                              <a:avLst/>
                            </a:prstGeom>
                            <a:noFill/>
                            <a:ln>
                              <a:noFill/>
                            </a:ln>
                          </pic:spPr>
                        </pic:pic>
                      </a:graphicData>
                    </a:graphic>
                  </wp:inline>
                </w:drawing>
              </w:r>
            </w:del>
          </w:p>
        </w:tc>
      </w:tr>
      <w:tr w:rsidR="00E113A4" w:rsidRPr="00170E8F" w14:paraId="52661761" w14:textId="77777777" w:rsidTr="00205486">
        <w:tc>
          <w:tcPr>
            <w:tcW w:w="8716" w:type="dxa"/>
          </w:tcPr>
          <w:p w14:paraId="49B57C15" w14:textId="29D845EB" w:rsidR="00E113A4" w:rsidRPr="00E51C9B" w:rsidRDefault="00B76A3B" w:rsidP="003B5E12">
            <w:pPr>
              <w:tabs>
                <w:tab w:val="left" w:pos="851"/>
              </w:tabs>
              <w:spacing w:line="360" w:lineRule="auto"/>
              <w:jc w:val="center"/>
              <w:rPr>
                <w:rFonts w:ascii="Palatino Linotype" w:hAnsi="Palatino Linotype"/>
                <w:i/>
                <w:sz w:val="23"/>
                <w:szCs w:val="23"/>
                <w:lang w:val="en-US"/>
              </w:rPr>
            </w:pPr>
            <w:r w:rsidRPr="00B76A3B">
              <w:rPr>
                <w:rFonts w:ascii="Palatino Linotype" w:hAnsi="Palatino Linotype"/>
                <w:i/>
                <w:sz w:val="23"/>
                <w:szCs w:val="23"/>
                <w:lang w:val="en-US"/>
              </w:rPr>
              <w:t>Figure 24</w:t>
            </w:r>
            <w:r w:rsidR="00E113A4" w:rsidRPr="00B76A3B">
              <w:rPr>
                <w:rFonts w:ascii="Palatino Linotype" w:hAnsi="Palatino Linotype"/>
                <w:i/>
                <w:sz w:val="23"/>
                <w:szCs w:val="23"/>
                <w:lang w:val="en-US"/>
              </w:rPr>
              <w:t xml:space="preserve">: </w:t>
            </w:r>
            <w:del w:id="174" w:author="Cristian" w:date="2015-05-15T16:57:00Z">
              <w:r w:rsidR="00E113A4" w:rsidRPr="00B76A3B" w:rsidDel="00205486">
                <w:rPr>
                  <w:rFonts w:ascii="Palatino Linotype" w:hAnsi="Palatino Linotype"/>
                  <w:i/>
                  <w:sz w:val="23"/>
                  <w:szCs w:val="23"/>
                  <w:lang w:val="en-US"/>
                </w:rPr>
                <w:delText>Use</w:delText>
              </w:r>
              <w:r w:rsidR="00E113A4" w:rsidDel="00205486">
                <w:rPr>
                  <w:rFonts w:ascii="Palatino Linotype" w:hAnsi="Palatino Linotype"/>
                  <w:i/>
                  <w:sz w:val="23"/>
                  <w:szCs w:val="23"/>
                  <w:lang w:val="en-US"/>
                </w:rPr>
                <w:delText xml:space="preserve">r </w:delText>
              </w:r>
            </w:del>
            <w:ins w:id="175" w:author="Cristian" w:date="2015-05-15T16:57:00Z">
              <w:r w:rsidR="00205486">
                <w:rPr>
                  <w:rFonts w:ascii="Palatino Linotype" w:hAnsi="Palatino Linotype"/>
                  <w:i/>
                  <w:sz w:val="23"/>
                  <w:szCs w:val="23"/>
                  <w:lang w:val="en-US"/>
                </w:rPr>
                <w:t>Access to u</w:t>
              </w:r>
              <w:r w:rsidR="00205486" w:rsidRPr="00B76A3B">
                <w:rPr>
                  <w:rFonts w:ascii="Palatino Linotype" w:hAnsi="Palatino Linotype"/>
                  <w:i/>
                  <w:sz w:val="23"/>
                  <w:szCs w:val="23"/>
                  <w:lang w:val="en-US"/>
                </w:rPr>
                <w:t>se</w:t>
              </w:r>
              <w:r w:rsidR="00205486">
                <w:rPr>
                  <w:rFonts w:ascii="Palatino Linotype" w:hAnsi="Palatino Linotype"/>
                  <w:i/>
                  <w:sz w:val="23"/>
                  <w:szCs w:val="23"/>
                  <w:lang w:val="en-US"/>
                </w:rPr>
                <w:t xml:space="preserve">r </w:t>
              </w:r>
            </w:ins>
            <w:r w:rsidR="00E113A4">
              <w:rPr>
                <w:rFonts w:ascii="Palatino Linotype" w:hAnsi="Palatino Linotype"/>
                <w:i/>
                <w:sz w:val="23"/>
                <w:szCs w:val="23"/>
                <w:lang w:val="en-US"/>
              </w:rPr>
              <w:t>settings</w:t>
            </w:r>
          </w:p>
        </w:tc>
      </w:tr>
      <w:tr w:rsidR="00205486" w:rsidRPr="00232BEB" w14:paraId="79D988C9" w14:textId="77777777" w:rsidTr="00F9435C">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76" w:author="Cristian" w:date="2015-05-15T16:5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77" w:author="Cristian" w:date="2015-05-15T16:56:00Z"/>
        </w:trPr>
        <w:tc>
          <w:tcPr>
            <w:tcW w:w="8716" w:type="dxa"/>
            <w:tcBorders>
              <w:top w:val="nil"/>
              <w:left w:val="nil"/>
              <w:bottom w:val="nil"/>
              <w:right w:val="nil"/>
            </w:tcBorders>
            <w:tcPrChange w:id="178" w:author="Cristian" w:date="2015-05-15T16:57:00Z">
              <w:tcPr>
                <w:tcW w:w="8716" w:type="dxa"/>
              </w:tcPr>
            </w:tcPrChange>
          </w:tcPr>
          <w:p w14:paraId="5A4DE866" w14:textId="224046FF" w:rsidR="00205486" w:rsidRDefault="00205486" w:rsidP="001F295D">
            <w:pPr>
              <w:tabs>
                <w:tab w:val="left" w:pos="851"/>
              </w:tabs>
              <w:spacing w:line="360" w:lineRule="auto"/>
              <w:jc w:val="center"/>
              <w:rPr>
                <w:ins w:id="179" w:author="Cristian" w:date="2015-05-15T16:56:00Z"/>
                <w:rFonts w:ascii="Palatino Linotype" w:hAnsi="Palatino Linotype"/>
                <w:sz w:val="23"/>
                <w:szCs w:val="23"/>
                <w:lang w:val="en-US"/>
              </w:rPr>
            </w:pPr>
            <w:ins w:id="180" w:author="Cristian" w:date="2015-05-15T16:56:00Z">
              <w:r>
                <w:rPr>
                  <w:rFonts w:ascii="Palatino Linotype" w:hAnsi="Palatino Linotype"/>
                  <w:noProof/>
                  <w:sz w:val="23"/>
                  <w:szCs w:val="23"/>
                  <w:lang w:eastAsia="es-ES"/>
                </w:rPr>
                <w:lastRenderedPageBreak/>
                <w:drawing>
                  <wp:inline distT="0" distB="0" distL="0" distR="0" wp14:anchorId="7D78AEE1" wp14:editId="16F07137">
                    <wp:extent cx="4152900" cy="1690475"/>
                    <wp:effectExtent l="0" t="0" r="0" b="5080"/>
                    <wp:docPr id="60" name="Picture 60" descr="C:\LinuxUpDown\PMES\pmes-snapshots\11-2-Setting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nuxUpDown\PMES\pmes-snapshots\11-2-SettingsView.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2900" cy="1690475"/>
                            </a:xfrm>
                            <a:prstGeom prst="rect">
                              <a:avLst/>
                            </a:prstGeom>
                            <a:noFill/>
                            <a:ln>
                              <a:noFill/>
                            </a:ln>
                          </pic:spPr>
                        </pic:pic>
                      </a:graphicData>
                    </a:graphic>
                  </wp:inline>
                </w:drawing>
              </w:r>
            </w:ins>
          </w:p>
        </w:tc>
      </w:tr>
      <w:tr w:rsidR="00205486" w:rsidRPr="00232BEB" w14:paraId="1F0E9620" w14:textId="77777777" w:rsidTr="00F9435C">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Change w:id="181" w:author="Cristian" w:date="2015-05-15T16:57:00Z">
            <w:tblPrEx>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PrEx>
          </w:tblPrExChange>
        </w:tblPrEx>
        <w:trPr>
          <w:ins w:id="182" w:author="Cristian" w:date="2015-05-15T16:56:00Z"/>
        </w:trPr>
        <w:tc>
          <w:tcPr>
            <w:tcW w:w="8716" w:type="dxa"/>
            <w:tcBorders>
              <w:top w:val="nil"/>
              <w:left w:val="nil"/>
              <w:bottom w:val="nil"/>
              <w:right w:val="nil"/>
            </w:tcBorders>
            <w:tcPrChange w:id="183" w:author="Cristian" w:date="2015-05-15T16:57:00Z">
              <w:tcPr>
                <w:tcW w:w="8716" w:type="dxa"/>
              </w:tcPr>
            </w:tcPrChange>
          </w:tcPr>
          <w:p w14:paraId="29619144" w14:textId="191A6183" w:rsidR="00205486" w:rsidRPr="00E51C9B" w:rsidRDefault="00205486" w:rsidP="001F295D">
            <w:pPr>
              <w:tabs>
                <w:tab w:val="left" w:pos="851"/>
              </w:tabs>
              <w:spacing w:line="360" w:lineRule="auto"/>
              <w:jc w:val="center"/>
              <w:rPr>
                <w:ins w:id="184" w:author="Cristian" w:date="2015-05-15T16:56:00Z"/>
                <w:rFonts w:ascii="Palatino Linotype" w:hAnsi="Palatino Linotype"/>
                <w:i/>
                <w:sz w:val="23"/>
                <w:szCs w:val="23"/>
                <w:lang w:val="en-US"/>
              </w:rPr>
            </w:pPr>
            <w:ins w:id="185" w:author="Cristian" w:date="2015-05-15T16:56:00Z">
              <w:r>
                <w:rPr>
                  <w:rFonts w:ascii="Palatino Linotype" w:hAnsi="Palatino Linotype"/>
                  <w:i/>
                  <w:sz w:val="23"/>
                  <w:szCs w:val="23"/>
                  <w:lang w:val="en-US"/>
                </w:rPr>
                <w:t>Figure 2</w:t>
              </w:r>
            </w:ins>
            <w:ins w:id="186" w:author="Cristian" w:date="2015-05-15T16:57:00Z">
              <w:r>
                <w:rPr>
                  <w:rFonts w:ascii="Palatino Linotype" w:hAnsi="Palatino Linotype"/>
                  <w:i/>
                  <w:sz w:val="23"/>
                  <w:szCs w:val="23"/>
                  <w:lang w:val="en-US"/>
                </w:rPr>
                <w:t>5</w:t>
              </w:r>
            </w:ins>
            <w:ins w:id="187" w:author="Cristian" w:date="2015-05-15T16:56:00Z">
              <w:r w:rsidRPr="00B76A3B">
                <w:rPr>
                  <w:rFonts w:ascii="Palatino Linotype" w:hAnsi="Palatino Linotype"/>
                  <w:i/>
                  <w:sz w:val="23"/>
                  <w:szCs w:val="23"/>
                  <w:lang w:val="en-US"/>
                </w:rPr>
                <w:t>: Use</w:t>
              </w:r>
              <w:r>
                <w:rPr>
                  <w:rFonts w:ascii="Palatino Linotype" w:hAnsi="Palatino Linotype"/>
                  <w:i/>
                  <w:sz w:val="23"/>
                  <w:szCs w:val="23"/>
                  <w:lang w:val="en-US"/>
                </w:rPr>
                <w:t>r settings</w:t>
              </w:r>
            </w:ins>
          </w:p>
        </w:tc>
      </w:tr>
    </w:tbl>
    <w:p w14:paraId="319BD7B4" w14:textId="77777777" w:rsidR="00E113A4" w:rsidRDefault="00E113A4" w:rsidP="00B33CB5">
      <w:pPr>
        <w:tabs>
          <w:tab w:val="left" w:pos="1360"/>
        </w:tabs>
        <w:spacing w:after="0" w:line="360" w:lineRule="auto"/>
        <w:rPr>
          <w:ins w:id="188" w:author="Cristian" w:date="2015-05-15T16:56:00Z"/>
          <w:rFonts w:ascii="Palatino Linotype" w:hAnsi="Palatino Linotype"/>
          <w:sz w:val="23"/>
          <w:szCs w:val="23"/>
          <w:lang w:val="en-US"/>
        </w:rPr>
      </w:pPr>
    </w:p>
    <w:p w14:paraId="6984BF16" w14:textId="4301C08B" w:rsidR="00F9435C" w:rsidRDefault="00F9435C" w:rsidP="00B33CB5">
      <w:pPr>
        <w:tabs>
          <w:tab w:val="left" w:pos="1360"/>
        </w:tabs>
        <w:spacing w:after="0" w:line="360" w:lineRule="auto"/>
        <w:rPr>
          <w:ins w:id="189" w:author="Cristian" w:date="2015-05-15T16:58:00Z"/>
          <w:rFonts w:ascii="Palatino Linotype" w:hAnsi="Palatino Linotype"/>
          <w:sz w:val="23"/>
          <w:szCs w:val="23"/>
          <w:lang w:val="en-US"/>
        </w:rPr>
      </w:pPr>
    </w:p>
    <w:p w14:paraId="35447109" w14:textId="1DB12643" w:rsidR="00F9435C" w:rsidRDefault="00F9435C">
      <w:pPr>
        <w:rPr>
          <w:ins w:id="190" w:author="Cristian" w:date="2015-05-15T16:58:00Z"/>
          <w:rFonts w:ascii="Palatino Linotype" w:hAnsi="Palatino Linotype"/>
          <w:sz w:val="23"/>
          <w:szCs w:val="23"/>
          <w:lang w:val="en-US"/>
        </w:rPr>
      </w:pPr>
      <w:ins w:id="191" w:author="Cristian" w:date="2015-05-15T16:58:00Z">
        <w:r>
          <w:rPr>
            <w:rFonts w:ascii="Palatino Linotype" w:hAnsi="Palatino Linotype"/>
            <w:sz w:val="23"/>
            <w:szCs w:val="23"/>
            <w:lang w:val="en-US"/>
          </w:rPr>
          <w:br w:type="page"/>
        </w:r>
      </w:ins>
    </w:p>
    <w:p w14:paraId="7532B36B" w14:textId="7CDF63C2" w:rsidR="005B3138" w:rsidRDefault="005B3138" w:rsidP="005B3138">
      <w:pPr>
        <w:pStyle w:val="Heading1"/>
        <w:spacing w:before="0" w:line="360" w:lineRule="auto"/>
        <w:rPr>
          <w:rFonts w:ascii="Palatino Linotype" w:hAnsi="Palatino Linotype"/>
          <w:lang w:val="en-US"/>
        </w:rPr>
      </w:pPr>
      <w:bookmarkStart w:id="192" w:name="_Toc425939216"/>
      <w:r>
        <w:rPr>
          <w:rFonts w:ascii="Palatino Linotype" w:hAnsi="Palatino Linotype"/>
          <w:lang w:val="en-US"/>
        </w:rPr>
        <w:lastRenderedPageBreak/>
        <w:t>4. Information and support</w:t>
      </w:r>
      <w:bookmarkEnd w:id="192"/>
    </w:p>
    <w:p w14:paraId="2102F2E7" w14:textId="77777777" w:rsidR="005B3138" w:rsidRDefault="005B3138" w:rsidP="005B3138">
      <w:pPr>
        <w:tabs>
          <w:tab w:val="left" w:pos="1360"/>
        </w:tabs>
        <w:spacing w:after="0" w:line="360" w:lineRule="auto"/>
        <w:rPr>
          <w:rFonts w:ascii="Palatino Linotype" w:hAnsi="Palatino Linotype"/>
          <w:sz w:val="23"/>
          <w:szCs w:val="23"/>
          <w:lang w:val="en-US"/>
        </w:rPr>
      </w:pPr>
    </w:p>
    <w:p w14:paraId="4653DA94" w14:textId="092D5147" w:rsidR="00F9435C" w:rsidRDefault="00F9435C">
      <w:pPr>
        <w:tabs>
          <w:tab w:val="left" w:pos="1360"/>
        </w:tabs>
        <w:spacing w:after="0" w:line="360" w:lineRule="auto"/>
        <w:rPr>
          <w:ins w:id="193" w:author="Cristian" w:date="2015-05-15T16:58:00Z"/>
          <w:rFonts w:ascii="Palatino Linotype" w:hAnsi="Palatino Linotype"/>
          <w:sz w:val="23"/>
          <w:szCs w:val="23"/>
          <w:lang w:val="en-US"/>
        </w:rPr>
      </w:pPr>
      <w:ins w:id="194" w:author="Cristian" w:date="2015-05-15T16:58:00Z">
        <w:r>
          <w:rPr>
            <w:rFonts w:ascii="Palatino Linotype" w:hAnsi="Palatino Linotype"/>
            <w:sz w:val="23"/>
            <w:szCs w:val="23"/>
            <w:lang w:val="en-US"/>
          </w:rPr>
          <w:t>Please find more details on the PMES Framework at</w:t>
        </w:r>
      </w:ins>
      <w:r w:rsidR="005B3138">
        <w:rPr>
          <w:rFonts w:ascii="Palatino Linotype" w:hAnsi="Palatino Linotype"/>
          <w:sz w:val="23"/>
          <w:szCs w:val="23"/>
          <w:lang w:val="en-US"/>
        </w:rPr>
        <w:t>:</w:t>
      </w:r>
    </w:p>
    <w:p w14:paraId="5C02521F" w14:textId="367B0F99" w:rsidR="00F9435C" w:rsidRPr="005B3138" w:rsidRDefault="00F9435C">
      <w:pPr>
        <w:tabs>
          <w:tab w:val="left" w:pos="1360"/>
        </w:tabs>
        <w:spacing w:after="0" w:line="360" w:lineRule="auto"/>
        <w:jc w:val="center"/>
        <w:rPr>
          <w:ins w:id="195" w:author="Cristian" w:date="2015-05-15T16:58:00Z"/>
          <w:rFonts w:ascii="Palatino Linotype" w:hAnsi="Palatino Linotype"/>
          <w:color w:val="0070C0"/>
          <w:sz w:val="26"/>
          <w:szCs w:val="26"/>
          <w:lang w:val="en-US"/>
          <w:rPrChange w:id="196" w:author="Cristian" w:date="2015-05-15T17:00:00Z">
            <w:rPr>
              <w:ins w:id="197" w:author="Cristian" w:date="2015-05-15T16:58:00Z"/>
              <w:rFonts w:ascii="Palatino Linotype" w:hAnsi="Palatino Linotype"/>
              <w:sz w:val="23"/>
              <w:szCs w:val="23"/>
              <w:lang w:val="en-US"/>
            </w:rPr>
          </w:rPrChange>
        </w:rPr>
        <w:pPrChange w:id="198" w:author="Cristian" w:date="2015-05-15T16:59:00Z">
          <w:pPr>
            <w:tabs>
              <w:tab w:val="left" w:pos="1360"/>
            </w:tabs>
            <w:spacing w:after="0" w:line="360" w:lineRule="auto"/>
          </w:pPr>
        </w:pPrChange>
      </w:pPr>
      <w:ins w:id="199" w:author="Cristian" w:date="2015-05-15T17:00:00Z">
        <w:r w:rsidRPr="005B3138">
          <w:rPr>
            <w:rFonts w:ascii="Palatino Linotype" w:hAnsi="Palatino Linotype"/>
            <w:color w:val="0070C0"/>
            <w:sz w:val="26"/>
            <w:szCs w:val="26"/>
            <w:lang w:val="en-US"/>
            <w:rPrChange w:id="200" w:author="Cristian" w:date="2015-05-15T17:00:00Z">
              <w:rPr>
                <w:rFonts w:ascii="Palatino Linotype" w:hAnsi="Palatino Linotype"/>
                <w:sz w:val="23"/>
                <w:szCs w:val="23"/>
                <w:lang w:val="en-US"/>
              </w:rPr>
            </w:rPrChange>
          </w:rPr>
          <w:t>http://www.bsc.es/computer-sciences/grid-computing/pmes-framework</w:t>
        </w:r>
      </w:ins>
    </w:p>
    <w:p w14:paraId="2A93BD9A" w14:textId="77777777" w:rsidR="005B3138" w:rsidRDefault="005B3138" w:rsidP="005B3138">
      <w:pPr>
        <w:tabs>
          <w:tab w:val="left" w:pos="1360"/>
        </w:tabs>
        <w:spacing w:after="0" w:line="360" w:lineRule="auto"/>
        <w:rPr>
          <w:rFonts w:ascii="Palatino Linotype" w:hAnsi="Palatino Linotype"/>
          <w:sz w:val="23"/>
          <w:szCs w:val="23"/>
          <w:lang w:val="en-US"/>
        </w:rPr>
      </w:pPr>
    </w:p>
    <w:p w14:paraId="5448C2C5" w14:textId="00DD8841" w:rsidR="00F9435C" w:rsidRDefault="00F9435C">
      <w:pPr>
        <w:tabs>
          <w:tab w:val="left" w:pos="1360"/>
        </w:tabs>
        <w:spacing w:after="0" w:line="360" w:lineRule="auto"/>
        <w:rPr>
          <w:ins w:id="201" w:author="Cristian" w:date="2015-05-15T16:58:00Z"/>
          <w:rFonts w:ascii="Palatino Linotype" w:hAnsi="Palatino Linotype"/>
          <w:sz w:val="23"/>
          <w:szCs w:val="23"/>
          <w:lang w:val="en-US"/>
        </w:rPr>
      </w:pPr>
      <w:ins w:id="202" w:author="Cristian" w:date="2015-05-15T16:58:00Z">
        <w:r>
          <w:rPr>
            <w:rFonts w:ascii="Palatino Linotype" w:hAnsi="Palatino Linotype"/>
            <w:sz w:val="23"/>
            <w:szCs w:val="23"/>
            <w:lang w:val="en-US"/>
          </w:rPr>
          <w:t>For any further information please contact</w:t>
        </w:r>
      </w:ins>
      <w:r w:rsidR="005B3138">
        <w:rPr>
          <w:rFonts w:ascii="Palatino Linotype" w:hAnsi="Palatino Linotype"/>
          <w:sz w:val="23"/>
          <w:szCs w:val="23"/>
          <w:lang w:val="en-US"/>
        </w:rPr>
        <w:t>:</w:t>
      </w:r>
    </w:p>
    <w:p w14:paraId="0664E998" w14:textId="11CCB3DE" w:rsidR="00F9435C" w:rsidRPr="00F9435C" w:rsidRDefault="00F9435C">
      <w:pPr>
        <w:tabs>
          <w:tab w:val="left" w:pos="1360"/>
        </w:tabs>
        <w:spacing w:after="0" w:line="360" w:lineRule="auto"/>
        <w:jc w:val="center"/>
        <w:rPr>
          <w:rFonts w:ascii="Palatino Linotype" w:hAnsi="Palatino Linotype"/>
          <w:color w:val="0070C0"/>
          <w:sz w:val="26"/>
          <w:szCs w:val="26"/>
          <w:lang w:val="en-US"/>
          <w:rPrChange w:id="203" w:author="Cristian" w:date="2015-05-15T17:00:00Z">
            <w:rPr>
              <w:rFonts w:ascii="Palatino Linotype" w:hAnsi="Palatino Linotype"/>
              <w:sz w:val="23"/>
              <w:szCs w:val="23"/>
              <w:lang w:val="en-US"/>
            </w:rPr>
          </w:rPrChange>
        </w:rPr>
        <w:pPrChange w:id="204" w:author="Cristian" w:date="2015-05-15T16:59:00Z">
          <w:pPr>
            <w:tabs>
              <w:tab w:val="left" w:pos="1360"/>
            </w:tabs>
            <w:spacing w:after="0" w:line="360" w:lineRule="auto"/>
          </w:pPr>
        </w:pPrChange>
      </w:pPr>
      <w:ins w:id="205" w:author="Cristian" w:date="2015-05-15T16:59:00Z">
        <w:r w:rsidRPr="00F9435C">
          <w:rPr>
            <w:rFonts w:ascii="Palatino Linotype" w:hAnsi="Palatino Linotype"/>
            <w:color w:val="0070C0"/>
            <w:sz w:val="26"/>
            <w:szCs w:val="26"/>
            <w:lang w:val="en-US"/>
            <w:rPrChange w:id="206" w:author="Cristian" w:date="2015-05-15T17:00:00Z">
              <w:rPr>
                <w:rFonts w:ascii="Palatino Linotype" w:hAnsi="Palatino Linotype"/>
                <w:sz w:val="23"/>
                <w:szCs w:val="23"/>
                <w:lang w:val="en-US"/>
              </w:rPr>
            </w:rPrChange>
          </w:rPr>
          <w:t>support-compss@bsc.es</w:t>
        </w:r>
      </w:ins>
    </w:p>
    <w:sectPr w:rsidR="00F9435C" w:rsidRPr="00F9435C" w:rsidSect="00687AB1">
      <w:footerReference w:type="default" r:id="rId55"/>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 w:author="Rosa M Badia" w:date="2015-05-15T17:00:00Z" w:initials="RB">
    <w:p w14:paraId="4FEAC3FF" w14:textId="77777777" w:rsidR="00020F19" w:rsidRDefault="00020F19">
      <w:pPr>
        <w:pStyle w:val="CommentText"/>
      </w:pPr>
      <w:r>
        <w:rPr>
          <w:rStyle w:val="CommentReference"/>
        </w:rPr>
        <w:annotationRef/>
      </w:r>
      <w:r>
        <w:t xml:space="preserve">Que </w:t>
      </w:r>
      <w:proofErr w:type="spellStart"/>
      <w:r>
        <w:t>vols</w:t>
      </w:r>
      <w:proofErr w:type="spellEnd"/>
      <w:r>
        <w:t xml:space="preserve"> </w:t>
      </w:r>
      <w:proofErr w:type="spellStart"/>
      <w:r>
        <w:t>dir</w:t>
      </w:r>
      <w:proofErr w:type="spellEnd"/>
      <w:r>
        <w:t xml:space="preserve"> </w:t>
      </w:r>
      <w:proofErr w:type="spellStart"/>
      <w:r>
        <w:t>amb</w:t>
      </w:r>
      <w:proofErr w:type="spellEnd"/>
      <w:r>
        <w:t xml:space="preserve"> </w:t>
      </w:r>
      <w:proofErr w:type="spellStart"/>
      <w:r>
        <w:t>aixo</w:t>
      </w:r>
      <w:proofErr w:type="spellEnd"/>
      <w:r>
        <w:t xml:space="preserve">??? No </w:t>
      </w:r>
      <w:proofErr w:type="spellStart"/>
      <w:r>
        <w:t>seria</w:t>
      </w:r>
      <w:proofErr w:type="spellEnd"/>
      <w:r>
        <w:t xml:space="preserve"> </w:t>
      </w:r>
      <w:proofErr w:type="spellStart"/>
      <w:r>
        <w:t>millor</w:t>
      </w:r>
      <w:proofErr w:type="spellEnd"/>
      <w:r>
        <w:t xml:space="preserve"> “</w:t>
      </w:r>
      <w:proofErr w:type="spellStart"/>
      <w:r>
        <w:t>is</w:t>
      </w:r>
      <w:proofErr w:type="spellEnd"/>
      <w:r>
        <w:t xml:space="preserve"> </w:t>
      </w:r>
      <w:proofErr w:type="spellStart"/>
      <w:r>
        <w:t>an</w:t>
      </w:r>
      <w:proofErr w:type="spellEnd"/>
      <w:r>
        <w:t xml:space="preserve"> portal to interface </w:t>
      </w:r>
      <w:proofErr w:type="spellStart"/>
      <w:r>
        <w:t>with</w:t>
      </w:r>
      <w:proofErr w:type="spellEnd"/>
      <w:r>
        <w:t xml:space="preserve"> </w:t>
      </w:r>
      <w:proofErr w:type="spellStart"/>
      <w:r>
        <w:t>cloud</w:t>
      </w:r>
      <w:proofErr w:type="spellEnd"/>
      <w:r>
        <w:t xml:space="preserve"> </w:t>
      </w:r>
      <w:proofErr w:type="spellStart"/>
      <w:r>
        <w:t>infrastructures</w:t>
      </w:r>
      <w:proofErr w:type="spellEnd"/>
      <w:r>
        <w:t xml:space="preserve">” o alguna cosa </w:t>
      </w:r>
      <w:proofErr w:type="spellStart"/>
      <w:r>
        <w:t>aixi</w:t>
      </w:r>
      <w:proofErr w:type="spellEnd"/>
      <w:r>
        <w:t>???</w:t>
      </w:r>
    </w:p>
  </w:comment>
  <w:comment w:id="42" w:author="Rosa M Badia" w:date="2015-05-15T17:00:00Z" w:initials="RB">
    <w:p w14:paraId="7C6DF855" w14:textId="77777777" w:rsidR="00020F19" w:rsidRDefault="00020F19">
      <w:pPr>
        <w:pStyle w:val="CommentText"/>
      </w:pPr>
      <w:r>
        <w:rPr>
          <w:rStyle w:val="CommentReference"/>
        </w:rPr>
        <w:annotationRef/>
      </w:r>
      <w:r>
        <w:t xml:space="preserve">Que </w:t>
      </w:r>
      <w:proofErr w:type="spellStart"/>
      <w:r>
        <w:t>vols</w:t>
      </w:r>
      <w:proofErr w:type="spellEnd"/>
      <w:r>
        <w:t xml:space="preserve"> </w:t>
      </w:r>
      <w:proofErr w:type="spellStart"/>
      <w:r>
        <w:t>dir</w:t>
      </w:r>
      <w:proofErr w:type="spellEnd"/>
      <w:r>
        <w:t xml:space="preserve"> </w:t>
      </w:r>
      <w:proofErr w:type="spellStart"/>
      <w:r>
        <w:t>amb</w:t>
      </w:r>
      <w:proofErr w:type="spellEnd"/>
      <w:r>
        <w:t xml:space="preserve"> </w:t>
      </w:r>
      <w:proofErr w:type="spellStart"/>
      <w:r>
        <w:t>aixo</w:t>
      </w:r>
      <w:proofErr w:type="spellEnd"/>
      <w:r>
        <w:t>???</w:t>
      </w:r>
    </w:p>
  </w:comment>
  <w:comment w:id="57" w:author="Cristian" w:date="2015-05-15T17:00:00Z" w:initials="CRC">
    <w:p w14:paraId="712F22E0" w14:textId="761E43F6" w:rsidR="00205486" w:rsidRPr="00205486" w:rsidRDefault="00205486">
      <w:pPr>
        <w:pStyle w:val="CommentText"/>
        <w:rPr>
          <w:lang w:val="en-US"/>
        </w:rPr>
      </w:pPr>
      <w:r>
        <w:rPr>
          <w:rStyle w:val="CommentReference"/>
        </w:rPr>
        <w:annotationRef/>
      </w:r>
      <w:r w:rsidRPr="00205486">
        <w:rPr>
          <w:lang w:val="en-US"/>
        </w:rPr>
        <w:t xml:space="preserve">Al Dashboard </w:t>
      </w:r>
      <w:proofErr w:type="spellStart"/>
      <w:r w:rsidRPr="00205486">
        <w:rPr>
          <w:lang w:val="en-US"/>
        </w:rPr>
        <w:t>està</w:t>
      </w:r>
      <w:proofErr w:type="spellEnd"/>
      <w:r w:rsidRPr="00205486">
        <w:rPr>
          <w:lang w:val="en-US"/>
        </w:rPr>
        <w:t xml:space="preserve"> com a Simple Application </w:t>
      </w:r>
      <w:proofErr w:type="spellStart"/>
      <w:r w:rsidRPr="00205486">
        <w:rPr>
          <w:lang w:val="en-US"/>
        </w:rPr>
        <w:t>i</w:t>
      </w:r>
      <w:proofErr w:type="spellEnd"/>
      <w:r w:rsidRPr="00205486">
        <w:rPr>
          <w:lang w:val="en-US"/>
        </w:rPr>
        <w:t xml:space="preserve"> Simple Job</w:t>
      </w:r>
    </w:p>
  </w:comment>
  <w:comment w:id="59" w:author="Rosa M Badia" w:date="2015-05-15T17:00:00Z" w:initials="RB">
    <w:p w14:paraId="21DCC7E5" w14:textId="77777777" w:rsidR="00020F19" w:rsidRDefault="00020F19">
      <w:pPr>
        <w:pStyle w:val="CommentText"/>
      </w:pPr>
      <w:r>
        <w:rPr>
          <w:rStyle w:val="CommentReference"/>
        </w:rPr>
        <w:annotationRef/>
      </w:r>
      <w:r>
        <w:t xml:space="preserve">Igual lo de “single” </w:t>
      </w:r>
      <w:proofErr w:type="spellStart"/>
      <w:r>
        <w:t>surt</w:t>
      </w:r>
      <w:proofErr w:type="spellEnd"/>
      <w:r>
        <w:t xml:space="preserve"> al </w:t>
      </w:r>
      <w:proofErr w:type="spellStart"/>
      <w:r>
        <w:t>dashboard</w:t>
      </w:r>
      <w:proofErr w:type="spellEnd"/>
      <w:r>
        <w:t xml:space="preserve">. Si es </w:t>
      </w:r>
      <w:proofErr w:type="spellStart"/>
      <w:r>
        <w:t>aixi</w:t>
      </w:r>
      <w:proofErr w:type="spellEnd"/>
      <w:r>
        <w:t xml:space="preserve"> </w:t>
      </w:r>
      <w:proofErr w:type="spellStart"/>
      <w:r>
        <w:t>ho</w:t>
      </w:r>
      <w:proofErr w:type="spellEnd"/>
      <w:r>
        <w:t xml:space="preserve"> </w:t>
      </w:r>
      <w:proofErr w:type="spellStart"/>
      <w:r>
        <w:t>deixes</w:t>
      </w:r>
      <w:proofErr w:type="spellEnd"/>
      <w:r>
        <w:t xml:space="preserve">. </w:t>
      </w:r>
    </w:p>
  </w:comment>
  <w:comment w:id="71" w:author="Rosa M Badia" w:date="2015-05-15T17:00:00Z" w:initials="RB">
    <w:p w14:paraId="2DED6F23" w14:textId="77777777" w:rsidR="00020F19" w:rsidRDefault="00020F19">
      <w:pPr>
        <w:pStyle w:val="CommentText"/>
      </w:pPr>
      <w:r>
        <w:rPr>
          <w:rStyle w:val="CommentReference"/>
        </w:rPr>
        <w:annotationRef/>
      </w:r>
      <w:r>
        <w:t xml:space="preserve">Es </w:t>
      </w:r>
      <w:proofErr w:type="spellStart"/>
      <w:r>
        <w:t>correcte</w:t>
      </w:r>
      <w:proofErr w:type="spellEnd"/>
      <w:r>
        <w:t xml:space="preserve"> </w:t>
      </w:r>
      <w:proofErr w:type="spellStart"/>
      <w:r>
        <w:t>dir</w:t>
      </w:r>
      <w:proofErr w:type="spellEnd"/>
      <w:r>
        <w:t xml:space="preserve"> page? </w:t>
      </w:r>
    </w:p>
  </w:comment>
  <w:comment w:id="124" w:author="Rosa M Badia" w:date="2015-05-15T17:00:00Z" w:initials="RB">
    <w:p w14:paraId="08CD6E7B" w14:textId="77777777" w:rsidR="00933248" w:rsidRDefault="00933248">
      <w:pPr>
        <w:pStyle w:val="CommentText"/>
      </w:pPr>
      <w:r>
        <w:rPr>
          <w:rStyle w:val="CommentReference"/>
        </w:rPr>
        <w:annotationRef/>
      </w:r>
      <w:r>
        <w:t xml:space="preserve">No </w:t>
      </w:r>
      <w:proofErr w:type="spellStart"/>
      <w:r>
        <w:t>se</w:t>
      </w:r>
      <w:proofErr w:type="spellEnd"/>
      <w:r>
        <w:t xml:space="preserve"> </w:t>
      </w:r>
      <w:proofErr w:type="spellStart"/>
      <w:r>
        <w:t>que</w:t>
      </w:r>
      <w:proofErr w:type="spellEnd"/>
      <w:r>
        <w:t xml:space="preserve"> </w:t>
      </w:r>
      <w:proofErr w:type="spellStart"/>
      <w:r>
        <w:t>vol</w:t>
      </w:r>
      <w:proofErr w:type="spellEnd"/>
      <w:r>
        <w:t xml:space="preserve"> </w:t>
      </w:r>
      <w:proofErr w:type="spellStart"/>
      <w:r>
        <w:t>dir</w:t>
      </w:r>
      <w:proofErr w:type="spellEnd"/>
      <w:r>
        <w:t xml:space="preserve"> </w:t>
      </w:r>
      <w:proofErr w:type="spellStart"/>
      <w:r>
        <w:t>aixo</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6DB3F2" w14:textId="77777777" w:rsidR="00350183" w:rsidRDefault="00350183" w:rsidP="00687AB1">
      <w:pPr>
        <w:spacing w:after="0" w:line="240" w:lineRule="auto"/>
      </w:pPr>
      <w:r>
        <w:separator/>
      </w:r>
    </w:p>
  </w:endnote>
  <w:endnote w:type="continuationSeparator" w:id="0">
    <w:p w14:paraId="64926910" w14:textId="77777777" w:rsidR="00350183" w:rsidRDefault="00350183" w:rsidP="00687A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0725155"/>
      <w:docPartObj>
        <w:docPartGallery w:val="Page Numbers (Bottom of Page)"/>
        <w:docPartUnique/>
      </w:docPartObj>
    </w:sdtPr>
    <w:sdtEndPr>
      <w:rPr>
        <w:noProof/>
      </w:rPr>
    </w:sdtEndPr>
    <w:sdtContent>
      <w:p w14:paraId="3E89CD21" w14:textId="77777777" w:rsidR="00020F19" w:rsidRDefault="00020F19">
        <w:pPr>
          <w:pStyle w:val="Footer"/>
          <w:jc w:val="right"/>
        </w:pPr>
        <w:r>
          <w:fldChar w:fldCharType="begin"/>
        </w:r>
        <w:r>
          <w:instrText xml:space="preserve"> PAGE   \* MERGEFORMAT </w:instrText>
        </w:r>
        <w:r>
          <w:fldChar w:fldCharType="separate"/>
        </w:r>
        <w:r w:rsidR="004E678F">
          <w:rPr>
            <w:noProof/>
          </w:rPr>
          <w:t>3</w:t>
        </w:r>
        <w:r>
          <w:rPr>
            <w:noProof/>
          </w:rPr>
          <w:fldChar w:fldCharType="end"/>
        </w:r>
      </w:p>
    </w:sdtContent>
  </w:sdt>
  <w:p w14:paraId="478F4B6C" w14:textId="77777777" w:rsidR="00020F19" w:rsidRDefault="00020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13D986" w14:textId="77777777" w:rsidR="00350183" w:rsidRDefault="00350183" w:rsidP="00687AB1">
      <w:pPr>
        <w:spacing w:after="0" w:line="240" w:lineRule="auto"/>
      </w:pPr>
      <w:r>
        <w:separator/>
      </w:r>
    </w:p>
  </w:footnote>
  <w:footnote w:type="continuationSeparator" w:id="0">
    <w:p w14:paraId="26833EF6" w14:textId="77777777" w:rsidR="00350183" w:rsidRDefault="00350183" w:rsidP="00687AB1">
      <w:pPr>
        <w:spacing w:after="0" w:line="240" w:lineRule="auto"/>
      </w:pPr>
      <w:r>
        <w:continuationSeparator/>
      </w:r>
    </w:p>
  </w:footnote>
  <w:footnote w:id="1">
    <w:p w14:paraId="76B6C595" w14:textId="77777777" w:rsidR="00020F19" w:rsidRDefault="00020F19" w:rsidP="00232BEB">
      <w:pPr>
        <w:pStyle w:val="FootnoteText"/>
      </w:pPr>
      <w:r>
        <w:rPr>
          <w:rStyle w:val="FootnoteReference"/>
        </w:rPr>
        <w:footnoteRef/>
      </w:r>
      <w:r>
        <w:t xml:space="preserve"> http://compss.bsc.es</w:t>
      </w:r>
    </w:p>
  </w:footnote>
  <w:footnote w:id="2">
    <w:p w14:paraId="5CC6D43F" w14:textId="77777777" w:rsidR="00020F19" w:rsidRDefault="00020F19" w:rsidP="00232BEB">
      <w:pPr>
        <w:pStyle w:val="FootnoteText"/>
      </w:pPr>
      <w:r>
        <w:rPr>
          <w:rStyle w:val="FootnoteReference"/>
        </w:rPr>
        <w:footnoteRef/>
      </w:r>
      <w:r>
        <w:t xml:space="preserve"> </w:t>
      </w:r>
      <w:r w:rsidRPr="00661AA0">
        <w:t>http://www.bsc.es/computer-sciences/grid-computing/pmes-framework/downloads-and-documentation</w:t>
      </w:r>
    </w:p>
  </w:footnote>
  <w:footnote w:id="3">
    <w:p w14:paraId="52C95D1C" w14:textId="77777777" w:rsidR="00020F19" w:rsidRPr="00FF66FD" w:rsidRDefault="00020F19" w:rsidP="00FF66FD">
      <w:pPr>
        <w:pStyle w:val="FootnoteText"/>
        <w:jc w:val="both"/>
        <w:rPr>
          <w:lang w:val="en-US"/>
        </w:rPr>
      </w:pPr>
      <w:r>
        <w:rPr>
          <w:rStyle w:val="FootnoteReference"/>
        </w:rPr>
        <w:footnoteRef/>
      </w:r>
      <w:r w:rsidRPr="00FF66FD">
        <w:rPr>
          <w:lang w:val="en-US"/>
        </w:rPr>
        <w:t xml:space="preserve"> </w:t>
      </w:r>
      <w:r>
        <w:rPr>
          <w:lang w:val="en-US"/>
        </w:rPr>
        <w:t xml:space="preserve">Attention: shared disk is only available if </w:t>
      </w:r>
      <w:r w:rsidRPr="00FF66FD">
        <w:rPr>
          <w:i/>
          <w:lang w:val="en-US"/>
        </w:rPr>
        <w:t>PMES Framework</w:t>
      </w:r>
      <w:r>
        <w:rPr>
          <w:lang w:val="en-US"/>
        </w:rPr>
        <w:t xml:space="preserve"> administrator has activated this feature. If you are not seeing the shared disk </w:t>
      </w:r>
      <w:proofErr w:type="gramStart"/>
      <w:r>
        <w:rPr>
          <w:lang w:val="en-US"/>
        </w:rPr>
        <w:t>option please contact</w:t>
      </w:r>
      <w:proofErr w:type="gramEnd"/>
      <w:r>
        <w:rPr>
          <w:lang w:val="en-US"/>
        </w:rPr>
        <w:t xml:space="preserve"> your administrator.</w:t>
      </w:r>
    </w:p>
  </w:footnote>
  <w:footnote w:id="4">
    <w:p w14:paraId="1205EE6A" w14:textId="77777777" w:rsidR="00020F19" w:rsidRPr="00232BEB" w:rsidRDefault="00020F19" w:rsidP="00232BEB">
      <w:pPr>
        <w:pStyle w:val="FootnoteText"/>
        <w:jc w:val="both"/>
        <w:rPr>
          <w:lang w:val="en-US"/>
        </w:rPr>
      </w:pPr>
      <w:r>
        <w:rPr>
          <w:rStyle w:val="FootnoteReference"/>
        </w:rPr>
        <w:footnoteRef/>
      </w:r>
      <w:r w:rsidRPr="00232BEB">
        <w:rPr>
          <w:lang w:val="en-US"/>
        </w:rPr>
        <w:t xml:space="preserve"> Sometimes </w:t>
      </w:r>
      <w:r>
        <w:rPr>
          <w:lang w:val="en-US"/>
        </w:rPr>
        <w:t>a job</w:t>
      </w:r>
      <w:r w:rsidRPr="00232BEB">
        <w:rPr>
          <w:lang w:val="en-US"/>
        </w:rPr>
        <w:t xml:space="preserve"> remain</w:t>
      </w:r>
      <w:r>
        <w:rPr>
          <w:lang w:val="en-US"/>
        </w:rPr>
        <w:t>s</w:t>
      </w:r>
      <w:r w:rsidRPr="00232BEB">
        <w:rPr>
          <w:lang w:val="en-US"/>
        </w:rPr>
        <w:t xml:space="preserve"> in </w:t>
      </w:r>
      <w:r w:rsidRPr="00232BEB">
        <w:rPr>
          <w:i/>
          <w:lang w:val="en-US"/>
        </w:rPr>
        <w:t>Pending</w:t>
      </w:r>
      <w:r w:rsidRPr="00232BEB">
        <w:rPr>
          <w:lang w:val="en-US"/>
        </w:rPr>
        <w:t xml:space="preserve"> state because there is not enough space in the main cloud provider to deploy </w:t>
      </w:r>
      <w:r>
        <w:rPr>
          <w:lang w:val="en-US"/>
        </w:rPr>
        <w:t>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5C0EF8"/>
    <w:multiLevelType w:val="hybridMultilevel"/>
    <w:tmpl w:val="FF422E5E"/>
    <w:lvl w:ilvl="0" w:tplc="01F67C32">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4F6"/>
    <w:rsid w:val="00020F19"/>
    <w:rsid w:val="00045662"/>
    <w:rsid w:val="00170E8F"/>
    <w:rsid w:val="00195701"/>
    <w:rsid w:val="001A6621"/>
    <w:rsid w:val="001D10E0"/>
    <w:rsid w:val="00205486"/>
    <w:rsid w:val="00232BEB"/>
    <w:rsid w:val="00237783"/>
    <w:rsid w:val="002646A5"/>
    <w:rsid w:val="0028749B"/>
    <w:rsid w:val="002D462A"/>
    <w:rsid w:val="00350183"/>
    <w:rsid w:val="00384171"/>
    <w:rsid w:val="00395131"/>
    <w:rsid w:val="003A4BEB"/>
    <w:rsid w:val="003B5E12"/>
    <w:rsid w:val="00466436"/>
    <w:rsid w:val="004820BA"/>
    <w:rsid w:val="004E4C5C"/>
    <w:rsid w:val="004E678F"/>
    <w:rsid w:val="004F1270"/>
    <w:rsid w:val="00522596"/>
    <w:rsid w:val="005501DB"/>
    <w:rsid w:val="005753FA"/>
    <w:rsid w:val="005B3138"/>
    <w:rsid w:val="005B3F93"/>
    <w:rsid w:val="00613421"/>
    <w:rsid w:val="00654A4F"/>
    <w:rsid w:val="00656861"/>
    <w:rsid w:val="00661AA0"/>
    <w:rsid w:val="006724DE"/>
    <w:rsid w:val="00687AB1"/>
    <w:rsid w:val="006A5648"/>
    <w:rsid w:val="006A74B2"/>
    <w:rsid w:val="006B3D7C"/>
    <w:rsid w:val="006E37F8"/>
    <w:rsid w:val="00725C4B"/>
    <w:rsid w:val="00760BDB"/>
    <w:rsid w:val="007627A1"/>
    <w:rsid w:val="00774C53"/>
    <w:rsid w:val="00793759"/>
    <w:rsid w:val="00800368"/>
    <w:rsid w:val="00884E76"/>
    <w:rsid w:val="00891AD2"/>
    <w:rsid w:val="008F5860"/>
    <w:rsid w:val="00933248"/>
    <w:rsid w:val="009357E3"/>
    <w:rsid w:val="009466A2"/>
    <w:rsid w:val="00952405"/>
    <w:rsid w:val="009A6D7D"/>
    <w:rsid w:val="00A26505"/>
    <w:rsid w:val="00A47C74"/>
    <w:rsid w:val="00A81659"/>
    <w:rsid w:val="00AB7667"/>
    <w:rsid w:val="00B10161"/>
    <w:rsid w:val="00B17827"/>
    <w:rsid w:val="00B274F6"/>
    <w:rsid w:val="00B33CB5"/>
    <w:rsid w:val="00B76A3B"/>
    <w:rsid w:val="00B917D9"/>
    <w:rsid w:val="00C10A82"/>
    <w:rsid w:val="00C554F6"/>
    <w:rsid w:val="00C63C90"/>
    <w:rsid w:val="00CA5619"/>
    <w:rsid w:val="00CC7836"/>
    <w:rsid w:val="00CE213B"/>
    <w:rsid w:val="00D35EA9"/>
    <w:rsid w:val="00E113A4"/>
    <w:rsid w:val="00E51C9B"/>
    <w:rsid w:val="00EA0DF9"/>
    <w:rsid w:val="00F20095"/>
    <w:rsid w:val="00F53D19"/>
    <w:rsid w:val="00F678C9"/>
    <w:rsid w:val="00F9435C"/>
    <w:rsid w:val="00FA4CC1"/>
    <w:rsid w:val="00FE0B89"/>
    <w:rsid w:val="00FE4AAC"/>
    <w:rsid w:val="00FF66FD"/>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3BF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A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3C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3C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7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AB1"/>
    <w:rPr>
      <w:rFonts w:ascii="Tahoma" w:hAnsi="Tahoma" w:cs="Tahoma"/>
      <w:sz w:val="16"/>
      <w:szCs w:val="16"/>
    </w:rPr>
  </w:style>
  <w:style w:type="table" w:styleId="TableGrid">
    <w:name w:val="Table Grid"/>
    <w:basedOn w:val="TableNormal"/>
    <w:uiPriority w:val="59"/>
    <w:rsid w:val="0068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87A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687A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7AB1"/>
    <w:pPr>
      <w:outlineLvl w:val="9"/>
    </w:pPr>
    <w:rPr>
      <w:lang w:val="en-US" w:eastAsia="ja-JP"/>
    </w:rPr>
  </w:style>
  <w:style w:type="paragraph" w:styleId="TOC1">
    <w:name w:val="toc 1"/>
    <w:basedOn w:val="Normal"/>
    <w:next w:val="Normal"/>
    <w:autoRedefine/>
    <w:uiPriority w:val="39"/>
    <w:unhideWhenUsed/>
    <w:rsid w:val="00687AB1"/>
    <w:pPr>
      <w:spacing w:after="100"/>
    </w:pPr>
  </w:style>
  <w:style w:type="character" w:styleId="Hyperlink">
    <w:name w:val="Hyperlink"/>
    <w:basedOn w:val="DefaultParagraphFont"/>
    <w:uiPriority w:val="99"/>
    <w:unhideWhenUsed/>
    <w:rsid w:val="00687AB1"/>
    <w:rPr>
      <w:color w:val="0000FF" w:themeColor="hyperlink"/>
      <w:u w:val="single"/>
    </w:rPr>
  </w:style>
  <w:style w:type="paragraph" w:styleId="Header">
    <w:name w:val="header"/>
    <w:basedOn w:val="Normal"/>
    <w:link w:val="HeaderChar"/>
    <w:uiPriority w:val="99"/>
    <w:unhideWhenUsed/>
    <w:rsid w:val="00687A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687AB1"/>
  </w:style>
  <w:style w:type="paragraph" w:styleId="Footer">
    <w:name w:val="footer"/>
    <w:basedOn w:val="Normal"/>
    <w:link w:val="FooterChar"/>
    <w:uiPriority w:val="99"/>
    <w:unhideWhenUsed/>
    <w:rsid w:val="00687A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687AB1"/>
  </w:style>
  <w:style w:type="character" w:customStyle="1" w:styleId="Heading2Char">
    <w:name w:val="Heading 2 Char"/>
    <w:basedOn w:val="DefaultParagraphFont"/>
    <w:link w:val="Heading2"/>
    <w:uiPriority w:val="9"/>
    <w:rsid w:val="00B33C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3CB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6E37F8"/>
    <w:pPr>
      <w:spacing w:after="100"/>
      <w:ind w:left="220"/>
    </w:pPr>
  </w:style>
  <w:style w:type="paragraph" w:styleId="TOC3">
    <w:name w:val="toc 3"/>
    <w:basedOn w:val="Normal"/>
    <w:next w:val="Normal"/>
    <w:autoRedefine/>
    <w:uiPriority w:val="39"/>
    <w:unhideWhenUsed/>
    <w:rsid w:val="006E37F8"/>
    <w:pPr>
      <w:spacing w:after="100"/>
      <w:ind w:left="440"/>
    </w:pPr>
  </w:style>
  <w:style w:type="paragraph" w:styleId="ListParagraph">
    <w:name w:val="List Paragraph"/>
    <w:basedOn w:val="Normal"/>
    <w:uiPriority w:val="34"/>
    <w:qFormat/>
    <w:rsid w:val="00F20095"/>
    <w:pPr>
      <w:ind w:left="720"/>
      <w:contextualSpacing/>
    </w:pPr>
  </w:style>
  <w:style w:type="paragraph" w:styleId="FootnoteText">
    <w:name w:val="footnote text"/>
    <w:basedOn w:val="Normal"/>
    <w:link w:val="FootnoteTextChar"/>
    <w:uiPriority w:val="99"/>
    <w:semiHidden/>
    <w:unhideWhenUsed/>
    <w:rsid w:val="00661A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1AA0"/>
    <w:rPr>
      <w:sz w:val="20"/>
      <w:szCs w:val="20"/>
    </w:rPr>
  </w:style>
  <w:style w:type="character" w:styleId="FootnoteReference">
    <w:name w:val="footnote reference"/>
    <w:basedOn w:val="DefaultParagraphFont"/>
    <w:uiPriority w:val="99"/>
    <w:semiHidden/>
    <w:unhideWhenUsed/>
    <w:rsid w:val="00661AA0"/>
    <w:rPr>
      <w:vertAlign w:val="superscript"/>
    </w:rPr>
  </w:style>
  <w:style w:type="character" w:styleId="CommentReference">
    <w:name w:val="annotation reference"/>
    <w:basedOn w:val="DefaultParagraphFont"/>
    <w:uiPriority w:val="99"/>
    <w:semiHidden/>
    <w:unhideWhenUsed/>
    <w:rsid w:val="00FE4AAC"/>
    <w:rPr>
      <w:sz w:val="18"/>
      <w:szCs w:val="18"/>
    </w:rPr>
  </w:style>
  <w:style w:type="paragraph" w:styleId="CommentText">
    <w:name w:val="annotation text"/>
    <w:basedOn w:val="Normal"/>
    <w:link w:val="CommentTextChar"/>
    <w:uiPriority w:val="99"/>
    <w:semiHidden/>
    <w:unhideWhenUsed/>
    <w:rsid w:val="00FE4AAC"/>
    <w:pPr>
      <w:spacing w:line="240" w:lineRule="auto"/>
    </w:pPr>
    <w:rPr>
      <w:sz w:val="24"/>
      <w:szCs w:val="24"/>
    </w:rPr>
  </w:style>
  <w:style w:type="character" w:customStyle="1" w:styleId="CommentTextChar">
    <w:name w:val="Comment Text Char"/>
    <w:basedOn w:val="DefaultParagraphFont"/>
    <w:link w:val="CommentText"/>
    <w:uiPriority w:val="99"/>
    <w:semiHidden/>
    <w:rsid w:val="00FE4AAC"/>
    <w:rPr>
      <w:sz w:val="24"/>
      <w:szCs w:val="24"/>
    </w:rPr>
  </w:style>
  <w:style w:type="paragraph" w:styleId="CommentSubject">
    <w:name w:val="annotation subject"/>
    <w:basedOn w:val="CommentText"/>
    <w:next w:val="CommentText"/>
    <w:link w:val="CommentSubjectChar"/>
    <w:uiPriority w:val="99"/>
    <w:semiHidden/>
    <w:unhideWhenUsed/>
    <w:rsid w:val="00FE4AAC"/>
    <w:rPr>
      <w:b/>
      <w:bCs/>
      <w:sz w:val="20"/>
      <w:szCs w:val="20"/>
    </w:rPr>
  </w:style>
  <w:style w:type="character" w:customStyle="1" w:styleId="CommentSubjectChar">
    <w:name w:val="Comment Subject Char"/>
    <w:basedOn w:val="CommentTextChar"/>
    <w:link w:val="CommentSubject"/>
    <w:uiPriority w:val="99"/>
    <w:semiHidden/>
    <w:rsid w:val="00FE4AA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87A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33CB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33CB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87A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7AB1"/>
    <w:rPr>
      <w:rFonts w:ascii="Tahoma" w:hAnsi="Tahoma" w:cs="Tahoma"/>
      <w:sz w:val="16"/>
      <w:szCs w:val="16"/>
    </w:rPr>
  </w:style>
  <w:style w:type="table" w:styleId="TableGrid">
    <w:name w:val="Table Grid"/>
    <w:basedOn w:val="TableNormal"/>
    <w:uiPriority w:val="59"/>
    <w:rsid w:val="00687A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687AB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687AB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87AB1"/>
    <w:pPr>
      <w:outlineLvl w:val="9"/>
    </w:pPr>
    <w:rPr>
      <w:lang w:val="en-US" w:eastAsia="ja-JP"/>
    </w:rPr>
  </w:style>
  <w:style w:type="paragraph" w:styleId="TOC1">
    <w:name w:val="toc 1"/>
    <w:basedOn w:val="Normal"/>
    <w:next w:val="Normal"/>
    <w:autoRedefine/>
    <w:uiPriority w:val="39"/>
    <w:unhideWhenUsed/>
    <w:rsid w:val="00687AB1"/>
    <w:pPr>
      <w:spacing w:after="100"/>
    </w:pPr>
  </w:style>
  <w:style w:type="character" w:styleId="Hyperlink">
    <w:name w:val="Hyperlink"/>
    <w:basedOn w:val="DefaultParagraphFont"/>
    <w:uiPriority w:val="99"/>
    <w:unhideWhenUsed/>
    <w:rsid w:val="00687AB1"/>
    <w:rPr>
      <w:color w:val="0000FF" w:themeColor="hyperlink"/>
      <w:u w:val="single"/>
    </w:rPr>
  </w:style>
  <w:style w:type="paragraph" w:styleId="Header">
    <w:name w:val="header"/>
    <w:basedOn w:val="Normal"/>
    <w:link w:val="HeaderChar"/>
    <w:uiPriority w:val="99"/>
    <w:unhideWhenUsed/>
    <w:rsid w:val="00687AB1"/>
    <w:pPr>
      <w:tabs>
        <w:tab w:val="center" w:pos="4252"/>
        <w:tab w:val="right" w:pos="8504"/>
      </w:tabs>
      <w:spacing w:after="0" w:line="240" w:lineRule="auto"/>
    </w:pPr>
  </w:style>
  <w:style w:type="character" w:customStyle="1" w:styleId="HeaderChar">
    <w:name w:val="Header Char"/>
    <w:basedOn w:val="DefaultParagraphFont"/>
    <w:link w:val="Header"/>
    <w:uiPriority w:val="99"/>
    <w:rsid w:val="00687AB1"/>
  </w:style>
  <w:style w:type="paragraph" w:styleId="Footer">
    <w:name w:val="footer"/>
    <w:basedOn w:val="Normal"/>
    <w:link w:val="FooterChar"/>
    <w:uiPriority w:val="99"/>
    <w:unhideWhenUsed/>
    <w:rsid w:val="00687AB1"/>
    <w:pPr>
      <w:tabs>
        <w:tab w:val="center" w:pos="4252"/>
        <w:tab w:val="right" w:pos="8504"/>
      </w:tabs>
      <w:spacing w:after="0" w:line="240" w:lineRule="auto"/>
    </w:pPr>
  </w:style>
  <w:style w:type="character" w:customStyle="1" w:styleId="FooterChar">
    <w:name w:val="Footer Char"/>
    <w:basedOn w:val="DefaultParagraphFont"/>
    <w:link w:val="Footer"/>
    <w:uiPriority w:val="99"/>
    <w:rsid w:val="00687AB1"/>
  </w:style>
  <w:style w:type="character" w:customStyle="1" w:styleId="Heading2Char">
    <w:name w:val="Heading 2 Char"/>
    <w:basedOn w:val="DefaultParagraphFont"/>
    <w:link w:val="Heading2"/>
    <w:uiPriority w:val="9"/>
    <w:rsid w:val="00B33CB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33CB5"/>
    <w:rPr>
      <w:rFonts w:asciiTheme="majorHAnsi" w:eastAsiaTheme="majorEastAsia" w:hAnsiTheme="majorHAnsi" w:cstheme="majorBidi"/>
      <w:b/>
      <w:bCs/>
      <w:color w:val="4F81BD" w:themeColor="accent1"/>
    </w:rPr>
  </w:style>
  <w:style w:type="paragraph" w:styleId="TOC2">
    <w:name w:val="toc 2"/>
    <w:basedOn w:val="Normal"/>
    <w:next w:val="Normal"/>
    <w:autoRedefine/>
    <w:uiPriority w:val="39"/>
    <w:unhideWhenUsed/>
    <w:rsid w:val="006E37F8"/>
    <w:pPr>
      <w:spacing w:after="100"/>
      <w:ind w:left="220"/>
    </w:pPr>
  </w:style>
  <w:style w:type="paragraph" w:styleId="TOC3">
    <w:name w:val="toc 3"/>
    <w:basedOn w:val="Normal"/>
    <w:next w:val="Normal"/>
    <w:autoRedefine/>
    <w:uiPriority w:val="39"/>
    <w:unhideWhenUsed/>
    <w:rsid w:val="006E37F8"/>
    <w:pPr>
      <w:spacing w:after="100"/>
      <w:ind w:left="440"/>
    </w:pPr>
  </w:style>
  <w:style w:type="paragraph" w:styleId="ListParagraph">
    <w:name w:val="List Paragraph"/>
    <w:basedOn w:val="Normal"/>
    <w:uiPriority w:val="34"/>
    <w:qFormat/>
    <w:rsid w:val="00F20095"/>
    <w:pPr>
      <w:ind w:left="720"/>
      <w:contextualSpacing/>
    </w:pPr>
  </w:style>
  <w:style w:type="paragraph" w:styleId="FootnoteText">
    <w:name w:val="footnote text"/>
    <w:basedOn w:val="Normal"/>
    <w:link w:val="FootnoteTextChar"/>
    <w:uiPriority w:val="99"/>
    <w:semiHidden/>
    <w:unhideWhenUsed/>
    <w:rsid w:val="00661AA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1AA0"/>
    <w:rPr>
      <w:sz w:val="20"/>
      <w:szCs w:val="20"/>
    </w:rPr>
  </w:style>
  <w:style w:type="character" w:styleId="FootnoteReference">
    <w:name w:val="footnote reference"/>
    <w:basedOn w:val="DefaultParagraphFont"/>
    <w:uiPriority w:val="99"/>
    <w:semiHidden/>
    <w:unhideWhenUsed/>
    <w:rsid w:val="00661AA0"/>
    <w:rPr>
      <w:vertAlign w:val="superscript"/>
    </w:rPr>
  </w:style>
  <w:style w:type="character" w:styleId="CommentReference">
    <w:name w:val="annotation reference"/>
    <w:basedOn w:val="DefaultParagraphFont"/>
    <w:uiPriority w:val="99"/>
    <w:semiHidden/>
    <w:unhideWhenUsed/>
    <w:rsid w:val="00FE4AAC"/>
    <w:rPr>
      <w:sz w:val="18"/>
      <w:szCs w:val="18"/>
    </w:rPr>
  </w:style>
  <w:style w:type="paragraph" w:styleId="CommentText">
    <w:name w:val="annotation text"/>
    <w:basedOn w:val="Normal"/>
    <w:link w:val="CommentTextChar"/>
    <w:uiPriority w:val="99"/>
    <w:semiHidden/>
    <w:unhideWhenUsed/>
    <w:rsid w:val="00FE4AAC"/>
    <w:pPr>
      <w:spacing w:line="240" w:lineRule="auto"/>
    </w:pPr>
    <w:rPr>
      <w:sz w:val="24"/>
      <w:szCs w:val="24"/>
    </w:rPr>
  </w:style>
  <w:style w:type="character" w:customStyle="1" w:styleId="CommentTextChar">
    <w:name w:val="Comment Text Char"/>
    <w:basedOn w:val="DefaultParagraphFont"/>
    <w:link w:val="CommentText"/>
    <w:uiPriority w:val="99"/>
    <w:semiHidden/>
    <w:rsid w:val="00FE4AAC"/>
    <w:rPr>
      <w:sz w:val="24"/>
      <w:szCs w:val="24"/>
    </w:rPr>
  </w:style>
  <w:style w:type="paragraph" w:styleId="CommentSubject">
    <w:name w:val="annotation subject"/>
    <w:basedOn w:val="CommentText"/>
    <w:next w:val="CommentText"/>
    <w:link w:val="CommentSubjectChar"/>
    <w:uiPriority w:val="99"/>
    <w:semiHidden/>
    <w:unhideWhenUsed/>
    <w:rsid w:val="00FE4AAC"/>
    <w:rPr>
      <w:b/>
      <w:bCs/>
      <w:sz w:val="20"/>
      <w:szCs w:val="20"/>
    </w:rPr>
  </w:style>
  <w:style w:type="character" w:customStyle="1" w:styleId="CommentSubjectChar">
    <w:name w:val="Comment Subject Char"/>
    <w:basedOn w:val="CommentTextChar"/>
    <w:link w:val="CommentSubject"/>
    <w:uiPriority w:val="99"/>
    <w:semiHidden/>
    <w:rsid w:val="00FE4AA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hyperlink" Target="ftp://bscgrid20.bsc.es"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D2FB36-41CD-46D9-AB38-7A488E3B3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3157</Words>
  <Characters>17368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dc:creator>
  <cp:lastModifiedBy>Cristian</cp:lastModifiedBy>
  <cp:revision>15</cp:revision>
  <cp:lastPrinted>2015-07-29T11:30:00Z</cp:lastPrinted>
  <dcterms:created xsi:type="dcterms:W3CDTF">2015-05-14T07:17:00Z</dcterms:created>
  <dcterms:modified xsi:type="dcterms:W3CDTF">2015-07-29T11:30:00Z</dcterms:modified>
</cp:coreProperties>
</file>